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DEB91" w14:textId="35D84569" w:rsidR="009F06F4" w:rsidRDefault="009F06F4" w:rsidP="009F06F4">
      <w:pPr>
        <w:pStyle w:val="Heading1"/>
        <w:rPr>
          <w:rFonts w:ascii="Times New Roman" w:hAnsi="Times New Roman" w:cs="Times New Roman"/>
          <w:color w:val="000000" w:themeColor="text1"/>
          <w:sz w:val="22"/>
          <w:szCs w:val="22"/>
        </w:rPr>
      </w:pPr>
      <w:bookmarkStart w:id="0" w:name="sec:general-discussion"/>
      <w:commentRangeStart w:id="1"/>
      <w:commentRangeStart w:id="2"/>
      <w:r w:rsidRPr="004B3B4E">
        <w:rPr>
          <w:rFonts w:ascii="Times New Roman" w:hAnsi="Times New Roman" w:cs="Times New Roman"/>
          <w:color w:val="000000" w:themeColor="text1"/>
          <w:sz w:val="22"/>
          <w:szCs w:val="22"/>
        </w:rPr>
        <w:t>Summary of AA section</w:t>
      </w:r>
      <w:commentRangeEnd w:id="1"/>
      <w:r w:rsidR="00F2153E">
        <w:rPr>
          <w:rStyle w:val="CommentReference"/>
          <w:rFonts w:asciiTheme="minorHAnsi" w:eastAsiaTheme="minorHAnsi" w:hAnsiTheme="minorHAnsi" w:cstheme="minorBidi"/>
          <w:b w:val="0"/>
          <w:bCs w:val="0"/>
          <w:color w:val="auto"/>
        </w:rPr>
        <w:commentReference w:id="1"/>
      </w:r>
      <w:commentRangeEnd w:id="2"/>
      <w:r w:rsidR="00245B78">
        <w:rPr>
          <w:rStyle w:val="CommentReference"/>
          <w:rFonts w:asciiTheme="minorHAnsi" w:eastAsiaTheme="minorHAnsi" w:hAnsiTheme="minorHAnsi" w:cstheme="minorBidi"/>
          <w:b w:val="0"/>
          <w:bCs w:val="0"/>
          <w:color w:val="auto"/>
        </w:rPr>
        <w:commentReference w:id="2"/>
      </w:r>
    </w:p>
    <w:p w14:paraId="34A0BBD0" w14:textId="17FB5955" w:rsidR="00EA7228" w:rsidRPr="006D759B" w:rsidRDefault="001C03E0" w:rsidP="006D759B">
      <w:pPr>
        <w:pStyle w:val="BodyText"/>
      </w:pPr>
      <w:commentRangeStart w:id="3"/>
      <w:ins w:id="4" w:author="Xin Xie" w:date="2022-10-01T16:05:00Z">
        <w:r>
          <w:rPr>
            <w:noProof/>
          </w:rPr>
          <w:drawing>
            <wp:inline distT="0" distB="0" distL="0" distR="0" wp14:anchorId="6D97BDF6" wp14:editId="1DB7FA44">
              <wp:extent cx="4425696" cy="309278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7350" cy="3107919"/>
                      </a:xfrm>
                      <a:prstGeom prst="rect">
                        <a:avLst/>
                      </a:prstGeom>
                    </pic:spPr>
                  </pic:pic>
                </a:graphicData>
              </a:graphic>
            </wp:inline>
          </w:drawing>
        </w:r>
      </w:ins>
      <w:commentRangeEnd w:id="3"/>
      <w:ins w:id="5" w:author="Xin Xie" w:date="2022-10-01T16:08:00Z">
        <w:r>
          <w:rPr>
            <w:rStyle w:val="CommentReference"/>
          </w:rPr>
          <w:commentReference w:id="3"/>
        </w:r>
      </w:ins>
      <w:r>
        <w:rPr>
          <w:noProof/>
        </w:rPr>
        <w:drawing>
          <wp:inline distT="0" distB="0" distL="0" distR="0" wp14:anchorId="148BD5AB" wp14:editId="21E78458">
            <wp:extent cx="4553712" cy="30635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3167" cy="3069900"/>
                    </a:xfrm>
                    <a:prstGeom prst="rect">
                      <a:avLst/>
                    </a:prstGeom>
                  </pic:spPr>
                </pic:pic>
              </a:graphicData>
            </a:graphic>
          </wp:inline>
        </w:drawing>
      </w:r>
    </w:p>
    <w:p w14:paraId="35E2E1FC" w14:textId="58D9A091" w:rsidR="009F06F4" w:rsidRDefault="00C6559C" w:rsidP="009F06F4">
      <w:pPr>
        <w:pStyle w:val="BodyText"/>
      </w:pPr>
      <w:commentRangeStart w:id="6"/>
      <w:commentRangeEnd w:id="6"/>
      <w:r>
        <w:rPr>
          <w:rStyle w:val="CommentReference"/>
        </w:rPr>
        <w:commentReference w:id="6"/>
      </w:r>
      <w:commentRangeStart w:id="7"/>
      <w:commentRangeEnd w:id="7"/>
      <w:r w:rsidR="009F06F4">
        <w:rPr>
          <w:rStyle w:val="CommentReference"/>
        </w:rPr>
        <w:commentReference w:id="7"/>
      </w:r>
    </w:p>
    <w:p w14:paraId="4D7C5EBE" w14:textId="76BB459C" w:rsidR="00C92D60" w:rsidRDefault="00C92D60" w:rsidP="009F06F4">
      <w:pPr>
        <w:pStyle w:val="BodyText"/>
      </w:pPr>
      <w:r>
        <w:t>CAPTION.</w:t>
      </w:r>
      <w:r w:rsidRPr="00C92D60">
        <w:rPr>
          <w:rFonts w:ascii="Times New Roman" w:hAnsi="Times New Roman" w:cs="Times New Roman"/>
          <w:sz w:val="22"/>
          <w:szCs w:val="22"/>
        </w:rPr>
        <w:t xml:space="preserve"> </w:t>
      </w:r>
      <w:r>
        <w:rPr>
          <w:rFonts w:ascii="Times New Roman" w:hAnsi="Times New Roman" w:cs="Times New Roman"/>
          <w:sz w:val="22"/>
          <w:szCs w:val="22"/>
        </w:rPr>
        <w:t xml:space="preserve">.^[We extended the range of parameter values considered for each change model until we saw that more extreme values resulted in decreasing accuracy. While the exact values of the best-performing parameters depend on </w:t>
      </w:r>
      <w:r w:rsidRPr="00223481">
        <w:rPr>
          <w:rFonts w:ascii="Times New Roman" w:hAnsi="Times New Roman" w:cs="Times New Roman"/>
          <w:sz w:val="22"/>
          <w:szCs w:val="22"/>
        </w:rPr>
        <w:t xml:space="preserve">the level of granularity in searching the parameter space, the searched range allows us to capture the general </w:t>
      </w:r>
      <w:r>
        <w:rPr>
          <w:rFonts w:ascii="Times New Roman" w:hAnsi="Times New Roman" w:cs="Times New Roman"/>
          <w:sz w:val="22"/>
          <w:szCs w:val="22"/>
        </w:rPr>
        <w:t xml:space="preserve">relationship between the parameters and model </w:t>
      </w:r>
      <w:r w:rsidRPr="00D05A72">
        <w:rPr>
          <w:rFonts w:ascii="Times New Roman" w:hAnsi="Times New Roman" w:cs="Times New Roman"/>
          <w:sz w:val="22"/>
          <w:szCs w:val="22"/>
        </w:rPr>
        <w:t>behaviors.</w:t>
      </w:r>
      <w:r>
        <w:rPr>
          <w:rFonts w:ascii="Times New Roman" w:hAnsi="Times New Roman" w:cs="Times New Roman"/>
          <w:sz w:val="22"/>
          <w:szCs w:val="22"/>
        </w:rPr>
        <w:t>]</w:t>
      </w:r>
    </w:p>
    <w:p w14:paraId="5C043EE3" w14:textId="77777777" w:rsidR="009F06F4" w:rsidRPr="00406274" w:rsidRDefault="009F06F4" w:rsidP="009F06F4">
      <w:pPr>
        <w:pStyle w:val="BodyText"/>
        <w:rPr>
          <w:rFonts w:ascii="Times New Roman" w:hAnsi="Times New Roman" w:cs="Times New Roman"/>
          <w:sz w:val="22"/>
          <w:szCs w:val="22"/>
        </w:rPr>
      </w:pPr>
      <w:r w:rsidRPr="00406274">
        <w:rPr>
          <w:rFonts w:ascii="Times New Roman" w:hAnsi="Times New Roman" w:cs="Times New Roman"/>
          <w:sz w:val="22"/>
          <w:szCs w:val="22"/>
        </w:rPr>
        <w:lastRenderedPageBreak/>
        <w:t xml:space="preserve">Paralleling Case Study 1 on perceptual recalibration, we find that any of the three change mechanisms can *qualitatively* explain the signature results of experiments on accent adaptation. </w:t>
      </w:r>
      <w:r>
        <w:rPr>
          <w:rFonts w:ascii="Times New Roman" w:hAnsi="Times New Roman" w:cs="Times New Roman"/>
          <w:sz w:val="22"/>
          <w:szCs w:val="22"/>
        </w:rPr>
        <w:t>E</w:t>
      </w:r>
      <w:r w:rsidRPr="00406274">
        <w:rPr>
          <w:rFonts w:ascii="Times New Roman" w:hAnsi="Times New Roman" w:cs="Times New Roman"/>
          <w:sz w:val="22"/>
          <w:szCs w:val="22"/>
        </w:rPr>
        <w:t xml:space="preserve">ven non-representational mechanisms---normalization and decision-making---can </w:t>
      </w:r>
      <w:r>
        <w:rPr>
          <w:rFonts w:ascii="Times New Roman" w:hAnsi="Times New Roman" w:cs="Times New Roman"/>
          <w:sz w:val="22"/>
          <w:szCs w:val="22"/>
        </w:rPr>
        <w:t>explain improvements in the perception of L2 accents that differ in complex ways from L1 listeners’ prior expectations. And, c</w:t>
      </w:r>
      <w:r w:rsidRPr="00406274">
        <w:rPr>
          <w:rFonts w:ascii="Times New Roman" w:hAnsi="Times New Roman" w:cs="Times New Roman"/>
          <w:sz w:val="22"/>
          <w:szCs w:val="22"/>
        </w:rPr>
        <w:t>ontrary to common assumptions,</w:t>
      </w:r>
      <w:r>
        <w:rPr>
          <w:rFonts w:ascii="Times New Roman" w:hAnsi="Times New Roman" w:cs="Times New Roman"/>
          <w:sz w:val="22"/>
          <w:szCs w:val="22"/>
        </w:rPr>
        <w:t xml:space="preserve"> changes in decision-making can </w:t>
      </w:r>
      <w:r w:rsidRPr="00406274">
        <w:rPr>
          <w:rFonts w:ascii="Times New Roman" w:hAnsi="Times New Roman" w:cs="Times New Roman"/>
          <w:sz w:val="22"/>
          <w:szCs w:val="22"/>
        </w:rPr>
        <w:t xml:space="preserve">lead to _overall_ improvements in recognition accuracy, rather than only zero-sum trade-offs. Overall improvements in accuracy after exposure to an unfamiliar accent are thus _not_ diagnostic of listeners' </w:t>
      </w:r>
      <w:r>
        <w:rPr>
          <w:rFonts w:ascii="Times New Roman" w:hAnsi="Times New Roman" w:cs="Times New Roman"/>
          <w:sz w:val="22"/>
          <w:szCs w:val="22"/>
        </w:rPr>
        <w:t>adaptation to</w:t>
      </w:r>
      <w:r w:rsidRPr="00406274">
        <w:rPr>
          <w:rFonts w:ascii="Times New Roman" w:hAnsi="Times New Roman" w:cs="Times New Roman"/>
          <w:sz w:val="22"/>
          <w:szCs w:val="22"/>
        </w:rPr>
        <w:t xml:space="preserve"> L2-specific category realizations. This supports the conclusion of Case Study 1: at the level of analysis that is commonly applied in previous work (and thus here), experiments on accent adaptation do not decisively rule out any of the three mechanisms as a driver of the facilitatory effects of exposure.</w:t>
      </w:r>
    </w:p>
    <w:p w14:paraId="47BDC536" w14:textId="3E07B9B5" w:rsidR="0058368E" w:rsidRPr="00EA7228" w:rsidRDefault="009F06F4" w:rsidP="00DE683C">
      <w:pPr>
        <w:pStyle w:val="BodyText"/>
        <w:rPr>
          <w:rFonts w:ascii="Times New Roman" w:hAnsi="Times New Roman" w:cs="Times New Roman"/>
          <w:sz w:val="22"/>
          <w:szCs w:val="22"/>
        </w:rPr>
      </w:pPr>
      <w:r w:rsidRPr="00406274">
        <w:rPr>
          <w:rFonts w:ascii="Times New Roman" w:hAnsi="Times New Roman" w:cs="Times New Roman"/>
          <w:sz w:val="22"/>
          <w:szCs w:val="22"/>
        </w:rPr>
        <w:t xml:space="preserve">Beyond the similarity in </w:t>
      </w:r>
      <w:r>
        <w:rPr>
          <w:rFonts w:ascii="Times New Roman" w:hAnsi="Times New Roman" w:cs="Times New Roman"/>
          <w:sz w:val="22"/>
          <w:szCs w:val="22"/>
        </w:rPr>
        <w:t xml:space="preserve">their </w:t>
      </w:r>
      <w:r w:rsidRPr="00406274">
        <w:rPr>
          <w:rFonts w:ascii="Times New Roman" w:hAnsi="Times New Roman" w:cs="Times New Roman"/>
          <w:sz w:val="22"/>
          <w:szCs w:val="22"/>
        </w:rPr>
        <w:t xml:space="preserve">qualitative </w:t>
      </w:r>
      <w:r>
        <w:rPr>
          <w:rFonts w:ascii="Times New Roman" w:hAnsi="Times New Roman" w:cs="Times New Roman"/>
          <w:sz w:val="22"/>
          <w:szCs w:val="22"/>
        </w:rPr>
        <w:t>predictions</w:t>
      </w:r>
      <w:r w:rsidRPr="00406274">
        <w:rPr>
          <w:rFonts w:ascii="Times New Roman" w:hAnsi="Times New Roman" w:cs="Times New Roman"/>
          <w:sz w:val="22"/>
          <w:szCs w:val="22"/>
        </w:rPr>
        <w:t xml:space="preserve">, the three change models exhibit quantitative differences. </w:t>
      </w:r>
      <w:r>
        <w:rPr>
          <w:rFonts w:ascii="Times New Roman" w:hAnsi="Times New Roman" w:cs="Times New Roman"/>
          <w:sz w:val="22"/>
          <w:szCs w:val="22"/>
        </w:rPr>
        <w:t>For the hypothetical L2 accent, t</w:t>
      </w:r>
      <w:r w:rsidRPr="00406274">
        <w:rPr>
          <w:rFonts w:ascii="Times New Roman" w:hAnsi="Times New Roman" w:cs="Times New Roman"/>
          <w:sz w:val="22"/>
          <w:szCs w:val="22"/>
        </w:rPr>
        <w:t xml:space="preserve">he maximal benefits of L2-accented exposure are predicted to be largest for the representational change model </w:t>
      </w:r>
      <w:r w:rsidR="00D750B1" w:rsidRPr="00D750B1">
        <w:rPr>
          <w:rFonts w:ascii="Times New Roman" w:hAnsi="Times New Roman" w:cs="Times New Roman"/>
          <w:sz w:val="22"/>
          <w:szCs w:val="22"/>
        </w:rPr>
        <w:t xml:space="preserve">(overall improvements from `r best_performing_case.representations.both$mAcc[1]` to `r best_performing_case.representations.both$mAcc[2]`), followed by the decision-making change model (from `r best_performing_case.bias.both$mAcc[1]` to `r best_performing_case.bias.both$mAcc[2]`) and smallest in the normalization change model (`r best_performing_case.normalization.both$mAcc[1]` to `r best_performing_case.normalization.both$mAcc[2]`). </w:t>
      </w:r>
      <w:r w:rsidRPr="00406274">
        <w:rPr>
          <w:rFonts w:ascii="Times New Roman" w:hAnsi="Times New Roman" w:cs="Times New Roman"/>
          <w:sz w:val="22"/>
          <w:szCs w:val="22"/>
        </w:rPr>
        <w:t xml:space="preserve"> However, these differences do not mean that the representational change model is </w:t>
      </w:r>
      <w:r>
        <w:rPr>
          <w:rFonts w:ascii="Times New Roman" w:hAnsi="Times New Roman" w:cs="Times New Roman"/>
          <w:sz w:val="22"/>
          <w:szCs w:val="22"/>
        </w:rPr>
        <w:t>_</w:t>
      </w:r>
      <w:r w:rsidRPr="00406274">
        <w:rPr>
          <w:rFonts w:ascii="Times New Roman" w:hAnsi="Times New Roman" w:cs="Times New Roman"/>
          <w:sz w:val="22"/>
          <w:szCs w:val="22"/>
        </w:rPr>
        <w:t>always</w:t>
      </w:r>
      <w:r>
        <w:rPr>
          <w:rFonts w:ascii="Times New Roman" w:hAnsi="Times New Roman" w:cs="Times New Roman"/>
          <w:sz w:val="22"/>
          <w:szCs w:val="22"/>
        </w:rPr>
        <w:t>_</w:t>
      </w:r>
      <w:r w:rsidRPr="00406274">
        <w:rPr>
          <w:rFonts w:ascii="Times New Roman" w:hAnsi="Times New Roman" w:cs="Times New Roman"/>
          <w:sz w:val="22"/>
          <w:szCs w:val="22"/>
        </w:rPr>
        <w:t xml:space="preserve"> more advantageous than the other two</w:t>
      </w:r>
      <w:r>
        <w:rPr>
          <w:rFonts w:ascii="Times New Roman" w:hAnsi="Times New Roman" w:cs="Times New Roman"/>
          <w:sz w:val="22"/>
          <w:szCs w:val="22"/>
        </w:rPr>
        <w:t xml:space="preserve"> change models</w:t>
      </w:r>
      <w:r w:rsidRPr="00406274">
        <w:rPr>
          <w:rFonts w:ascii="Times New Roman" w:hAnsi="Times New Roman" w:cs="Times New Roman"/>
          <w:sz w:val="22"/>
          <w:szCs w:val="22"/>
        </w:rPr>
        <w:t xml:space="preserve">. Rather, </w:t>
      </w:r>
      <w:r>
        <w:rPr>
          <w:rFonts w:ascii="Times New Roman" w:hAnsi="Times New Roman" w:cs="Times New Roman"/>
          <w:sz w:val="22"/>
          <w:szCs w:val="22"/>
        </w:rPr>
        <w:t xml:space="preserve">the quantitative results of Case Study 2 illustrate </w:t>
      </w:r>
      <w:r w:rsidRPr="00406274">
        <w:rPr>
          <w:rFonts w:ascii="Times New Roman" w:hAnsi="Times New Roman" w:cs="Times New Roman"/>
          <w:sz w:val="22"/>
          <w:szCs w:val="22"/>
        </w:rPr>
        <w:t xml:space="preserve">a critical </w:t>
      </w:r>
      <w:commentRangeStart w:id="8"/>
      <w:commentRangeStart w:id="9"/>
      <w:r>
        <w:rPr>
          <w:rFonts w:ascii="Times New Roman" w:hAnsi="Times New Roman" w:cs="Times New Roman"/>
          <w:sz w:val="22"/>
          <w:szCs w:val="22"/>
        </w:rPr>
        <w:t>insight</w:t>
      </w:r>
      <w:r w:rsidRPr="00406274">
        <w:rPr>
          <w:rFonts w:ascii="Times New Roman" w:hAnsi="Times New Roman" w:cs="Times New Roman"/>
          <w:sz w:val="22"/>
          <w:szCs w:val="22"/>
        </w:rPr>
        <w:t xml:space="preserve"> </w:t>
      </w:r>
      <w:commentRangeEnd w:id="8"/>
      <w:r>
        <w:rPr>
          <w:rStyle w:val="CommentReference"/>
        </w:rPr>
        <w:commentReference w:id="8"/>
      </w:r>
      <w:commentRangeEnd w:id="9"/>
      <w:r>
        <w:rPr>
          <w:rStyle w:val="CommentReference"/>
        </w:rPr>
        <w:commentReference w:id="9"/>
      </w:r>
      <w:r w:rsidRPr="00406274">
        <w:rPr>
          <w:rFonts w:ascii="Times New Roman" w:hAnsi="Times New Roman" w:cs="Times New Roman"/>
          <w:sz w:val="22"/>
          <w:szCs w:val="22"/>
        </w:rPr>
        <w:t xml:space="preserve">of the ASP framework: the specific </w:t>
      </w:r>
      <w:r>
        <w:rPr>
          <w:rFonts w:ascii="Times New Roman" w:hAnsi="Times New Roman" w:cs="Times New Roman"/>
          <w:sz w:val="22"/>
          <w:szCs w:val="22"/>
        </w:rPr>
        <w:t xml:space="preserve">predicted </w:t>
      </w:r>
      <w:r w:rsidRPr="00406274">
        <w:rPr>
          <w:rFonts w:ascii="Times New Roman" w:hAnsi="Times New Roman" w:cs="Times New Roman"/>
          <w:sz w:val="22"/>
          <w:szCs w:val="22"/>
        </w:rPr>
        <w:t xml:space="preserve">benefit of L2-accented exposure under each mechanism depends on </w:t>
      </w:r>
      <w:r>
        <w:rPr>
          <w:rFonts w:ascii="Times New Roman" w:hAnsi="Times New Roman" w:cs="Times New Roman"/>
          <w:sz w:val="22"/>
          <w:szCs w:val="22"/>
        </w:rPr>
        <w:t>the statistics</w:t>
      </w:r>
      <w:r w:rsidRPr="00406274">
        <w:rPr>
          <w:rFonts w:ascii="Times New Roman" w:hAnsi="Times New Roman" w:cs="Times New Roman"/>
          <w:sz w:val="22"/>
          <w:szCs w:val="22"/>
        </w:rPr>
        <w:t xml:space="preserve"> of the exposure and test stimuli</w:t>
      </w:r>
      <w:r>
        <w:rPr>
          <w:rFonts w:ascii="Times New Roman" w:hAnsi="Times New Roman" w:cs="Times New Roman"/>
          <w:sz w:val="22"/>
          <w:szCs w:val="22"/>
        </w:rPr>
        <w:t xml:space="preserve">, relative to L1 listeners’ prior expectations. For experiments that employ naturally accented exposure and test tokens, this also means that the results are predicted to depend on </w:t>
      </w:r>
      <w:r w:rsidRPr="00406274">
        <w:rPr>
          <w:rFonts w:ascii="Times New Roman" w:hAnsi="Times New Roman" w:cs="Times New Roman"/>
          <w:sz w:val="22"/>
          <w:szCs w:val="22"/>
        </w:rPr>
        <w:t xml:space="preserve">how exactly </w:t>
      </w:r>
      <w:r>
        <w:rPr>
          <w:rFonts w:ascii="Times New Roman" w:hAnsi="Times New Roman" w:cs="Times New Roman"/>
          <w:sz w:val="22"/>
          <w:szCs w:val="22"/>
        </w:rPr>
        <w:t xml:space="preserve">the </w:t>
      </w:r>
      <w:r w:rsidRPr="00406274">
        <w:rPr>
          <w:rFonts w:ascii="Times New Roman" w:hAnsi="Times New Roman" w:cs="Times New Roman"/>
          <w:sz w:val="22"/>
          <w:szCs w:val="22"/>
        </w:rPr>
        <w:t xml:space="preserve">acoustic-phonetic distributions of an L2 accent deviate from those of </w:t>
      </w:r>
      <w:r>
        <w:rPr>
          <w:rFonts w:ascii="Times New Roman" w:hAnsi="Times New Roman" w:cs="Times New Roman"/>
          <w:sz w:val="22"/>
          <w:szCs w:val="22"/>
        </w:rPr>
        <w:t>the</w:t>
      </w:r>
      <w:r w:rsidRPr="00406274">
        <w:rPr>
          <w:rFonts w:ascii="Times New Roman" w:hAnsi="Times New Roman" w:cs="Times New Roman"/>
          <w:sz w:val="22"/>
          <w:szCs w:val="22"/>
        </w:rPr>
        <w:t xml:space="preserve"> L1 accent.</w:t>
      </w:r>
    </w:p>
    <w:p w14:paraId="4FE164A5" w14:textId="6784559D" w:rsidR="001659B0" w:rsidRDefault="009F06F4" w:rsidP="009F06F4">
      <w:pPr>
        <w:pStyle w:val="BodyText"/>
        <w:rPr>
          <w:rFonts w:ascii="Times New Roman" w:hAnsi="Times New Roman" w:cs="Times New Roman"/>
          <w:sz w:val="22"/>
          <w:szCs w:val="22"/>
        </w:rPr>
      </w:pPr>
      <w:commentRangeStart w:id="10"/>
      <w:r w:rsidRPr="00406274">
        <w:rPr>
          <w:rFonts w:ascii="Times New Roman" w:hAnsi="Times New Roman" w:cs="Times New Roman"/>
          <w:sz w:val="22"/>
          <w:szCs w:val="22"/>
        </w:rPr>
        <w:t xml:space="preserve">To </w:t>
      </w:r>
      <w:r>
        <w:rPr>
          <w:rFonts w:ascii="Times New Roman" w:hAnsi="Times New Roman" w:cs="Times New Roman"/>
          <w:sz w:val="22"/>
          <w:szCs w:val="22"/>
        </w:rPr>
        <w:t>further illustrate this point</w:t>
      </w:r>
      <w:r w:rsidRPr="00406274">
        <w:rPr>
          <w:rFonts w:ascii="Times New Roman" w:hAnsi="Times New Roman" w:cs="Times New Roman"/>
          <w:sz w:val="22"/>
          <w:szCs w:val="22"/>
        </w:rPr>
        <w:t xml:space="preserve">, </w:t>
      </w:r>
      <w:commentRangeEnd w:id="10"/>
      <w:r>
        <w:rPr>
          <w:rStyle w:val="CommentReference"/>
        </w:rPr>
        <w:commentReference w:id="10"/>
      </w:r>
      <w:r>
        <w:rPr>
          <w:rFonts w:ascii="Times New Roman" w:hAnsi="Times New Roman" w:cs="Times New Roman"/>
          <w:sz w:val="22"/>
          <w:szCs w:val="22"/>
        </w:rPr>
        <w:t xml:space="preserve">we simulated </w:t>
      </w:r>
      <w:r w:rsidR="00EA7228">
        <w:rPr>
          <w:rFonts w:ascii="Times New Roman" w:hAnsi="Times New Roman" w:cs="Times New Roman"/>
          <w:sz w:val="22"/>
          <w:szCs w:val="22"/>
        </w:rPr>
        <w:t xml:space="preserve">four </w:t>
      </w:r>
      <w:r>
        <w:rPr>
          <w:rFonts w:ascii="Times New Roman" w:hAnsi="Times New Roman" w:cs="Times New Roman"/>
          <w:sz w:val="22"/>
          <w:szCs w:val="22"/>
        </w:rPr>
        <w:t xml:space="preserve">additional scenarios </w:t>
      </w:r>
      <w:r w:rsidR="00CE24E2">
        <w:rPr>
          <w:rFonts w:ascii="Times New Roman" w:hAnsi="Times New Roman" w:cs="Times New Roman"/>
          <w:sz w:val="22"/>
          <w:szCs w:val="22"/>
        </w:rPr>
        <w:t xml:space="preserve">of </w:t>
      </w:r>
      <w:r w:rsidR="001C5A08">
        <w:rPr>
          <w:rFonts w:ascii="Times New Roman" w:hAnsi="Times New Roman" w:cs="Times New Roman"/>
          <w:sz w:val="22"/>
          <w:szCs w:val="22"/>
        </w:rPr>
        <w:t>adaptation to an L2 accent</w:t>
      </w:r>
      <w:r w:rsidR="00DC2869">
        <w:rPr>
          <w:rFonts w:ascii="Times New Roman" w:hAnsi="Times New Roman" w:cs="Times New Roman"/>
          <w:sz w:val="22"/>
          <w:szCs w:val="22"/>
        </w:rPr>
        <w:t xml:space="preserve"> (Panel A in </w:t>
      </w:r>
      <w:r w:rsidR="00DC2869" w:rsidRPr="00406274">
        <w:rPr>
          <w:rFonts w:ascii="Times New Roman" w:hAnsi="Times New Roman" w:cs="Times New Roman"/>
          <w:sz w:val="22"/>
          <w:szCs w:val="22"/>
        </w:rPr>
        <w:t>Figure \@ref(fig:AA-</w:t>
      </w:r>
      <w:r w:rsidR="005038F9">
        <w:rPr>
          <w:rFonts w:ascii="Times New Roman" w:hAnsi="Times New Roman" w:cs="Times New Roman"/>
          <w:sz w:val="22"/>
          <w:szCs w:val="22"/>
        </w:rPr>
        <w:t>plot-results-additional</w:t>
      </w:r>
      <w:r w:rsidR="00DC2869" w:rsidRPr="00406274">
        <w:rPr>
          <w:rFonts w:ascii="Times New Roman" w:hAnsi="Times New Roman" w:cs="Times New Roman"/>
          <w:sz w:val="22"/>
          <w:szCs w:val="22"/>
        </w:rPr>
        <w:t>-case</w:t>
      </w:r>
      <w:r w:rsidR="005B03ED">
        <w:rPr>
          <w:rFonts w:ascii="Times New Roman" w:hAnsi="Times New Roman" w:cs="Times New Roman"/>
          <w:sz w:val="22"/>
          <w:szCs w:val="22"/>
        </w:rPr>
        <w:t>s</w:t>
      </w:r>
      <w:r w:rsidR="00DC2869" w:rsidRPr="00406274">
        <w:rPr>
          <w:rFonts w:ascii="Times New Roman" w:hAnsi="Times New Roman" w:cs="Times New Roman"/>
          <w:sz w:val="22"/>
          <w:szCs w:val="22"/>
        </w:rPr>
        <w:t>)</w:t>
      </w:r>
      <w:r w:rsidR="00DC2869">
        <w:rPr>
          <w:rFonts w:ascii="Times New Roman" w:hAnsi="Times New Roman" w:cs="Times New Roman"/>
          <w:sz w:val="22"/>
          <w:szCs w:val="22"/>
        </w:rPr>
        <w:t>)</w:t>
      </w:r>
      <w:r w:rsidR="001C5A08">
        <w:rPr>
          <w:rFonts w:ascii="Times New Roman" w:hAnsi="Times New Roman" w:cs="Times New Roman"/>
          <w:sz w:val="22"/>
          <w:szCs w:val="22"/>
        </w:rPr>
        <w:t xml:space="preserve">. </w:t>
      </w:r>
      <w:r w:rsidR="00774D49">
        <w:rPr>
          <w:rFonts w:ascii="Times New Roman" w:hAnsi="Times New Roman" w:cs="Times New Roman"/>
          <w:sz w:val="22"/>
          <w:szCs w:val="22"/>
        </w:rPr>
        <w:t xml:space="preserve">Each of these </w:t>
      </w:r>
      <w:r w:rsidR="00DC2869">
        <w:rPr>
          <w:rFonts w:ascii="Times New Roman" w:hAnsi="Times New Roman" w:cs="Times New Roman"/>
          <w:sz w:val="22"/>
          <w:szCs w:val="22"/>
        </w:rPr>
        <w:t>scenarios</w:t>
      </w:r>
      <w:r w:rsidR="00774D49">
        <w:rPr>
          <w:rFonts w:ascii="Times New Roman" w:hAnsi="Times New Roman" w:cs="Times New Roman"/>
          <w:sz w:val="22"/>
          <w:szCs w:val="22"/>
        </w:rPr>
        <w:t xml:space="preserve"> is</w:t>
      </w:r>
      <w:r w:rsidR="00DC2869">
        <w:rPr>
          <w:rFonts w:ascii="Times New Roman" w:hAnsi="Times New Roman" w:cs="Times New Roman"/>
          <w:sz w:val="22"/>
          <w:szCs w:val="22"/>
        </w:rPr>
        <w:t xml:space="preserve"> representative of attested L2-accent</w:t>
      </w:r>
      <w:r w:rsidR="00774D49">
        <w:rPr>
          <w:rFonts w:ascii="Times New Roman" w:hAnsi="Times New Roman" w:cs="Times New Roman"/>
          <w:sz w:val="22"/>
          <w:szCs w:val="22"/>
        </w:rPr>
        <w:t xml:space="preserve">s, selected </w:t>
      </w:r>
      <w:r w:rsidR="00DC2869">
        <w:rPr>
          <w:rFonts w:ascii="Times New Roman" w:hAnsi="Times New Roman" w:cs="Times New Roman"/>
          <w:sz w:val="22"/>
          <w:szCs w:val="22"/>
        </w:rPr>
        <w:t>to illustrate some of the dynamics of the different mechanisms and their dependence on exposure and test statistics.</w:t>
      </w:r>
      <w:r w:rsidR="001C5A08">
        <w:rPr>
          <w:rFonts w:ascii="Times New Roman" w:hAnsi="Times New Roman" w:cs="Times New Roman"/>
          <w:sz w:val="22"/>
          <w:szCs w:val="22"/>
        </w:rPr>
        <w:t xml:space="preserve"> </w:t>
      </w:r>
      <w:r w:rsidR="00763150" w:rsidRPr="00406274">
        <w:rPr>
          <w:rFonts w:ascii="Times New Roman" w:hAnsi="Times New Roman" w:cs="Times New Roman"/>
          <w:sz w:val="22"/>
          <w:szCs w:val="22"/>
        </w:rPr>
        <w:t xml:space="preserve">The </w:t>
      </w:r>
      <w:r w:rsidR="00763150">
        <w:rPr>
          <w:rFonts w:ascii="Times New Roman" w:hAnsi="Times New Roman" w:cs="Times New Roman"/>
          <w:sz w:val="22"/>
          <w:szCs w:val="22"/>
        </w:rPr>
        <w:t>first</w:t>
      </w:r>
      <w:r w:rsidR="00763150" w:rsidRPr="00406274">
        <w:rPr>
          <w:rFonts w:ascii="Times New Roman" w:hAnsi="Times New Roman" w:cs="Times New Roman"/>
          <w:sz w:val="22"/>
          <w:szCs w:val="22"/>
        </w:rPr>
        <w:t xml:space="preserve"> </w:t>
      </w:r>
      <w:r w:rsidR="00763150">
        <w:rPr>
          <w:rFonts w:ascii="Times New Roman" w:hAnsi="Times New Roman" w:cs="Times New Roman"/>
          <w:sz w:val="22"/>
          <w:szCs w:val="22"/>
        </w:rPr>
        <w:t xml:space="preserve">row </w:t>
      </w:r>
      <w:r w:rsidR="00774D49">
        <w:rPr>
          <w:rFonts w:ascii="Times New Roman" w:hAnsi="Times New Roman" w:cs="Times New Roman"/>
          <w:sz w:val="22"/>
          <w:szCs w:val="22"/>
        </w:rPr>
        <w:t xml:space="preserve">of </w:t>
      </w:r>
      <w:r w:rsidR="00774D49" w:rsidRPr="00406274">
        <w:rPr>
          <w:rFonts w:ascii="Times New Roman" w:hAnsi="Times New Roman" w:cs="Times New Roman"/>
          <w:sz w:val="22"/>
          <w:szCs w:val="22"/>
        </w:rPr>
        <w:t>Figure \@ref(fig:AA-</w:t>
      </w:r>
      <w:r w:rsidR="00774D49">
        <w:rPr>
          <w:rFonts w:ascii="Times New Roman" w:hAnsi="Times New Roman" w:cs="Times New Roman"/>
          <w:sz w:val="22"/>
          <w:szCs w:val="22"/>
        </w:rPr>
        <w:t>plot-results-additional</w:t>
      </w:r>
      <w:r w:rsidR="00774D49" w:rsidRPr="00406274">
        <w:rPr>
          <w:rFonts w:ascii="Times New Roman" w:hAnsi="Times New Roman" w:cs="Times New Roman"/>
          <w:sz w:val="22"/>
          <w:szCs w:val="22"/>
        </w:rPr>
        <w:t>-case</w:t>
      </w:r>
      <w:r w:rsidR="00774D49">
        <w:rPr>
          <w:rFonts w:ascii="Times New Roman" w:hAnsi="Times New Roman" w:cs="Times New Roman"/>
          <w:sz w:val="22"/>
          <w:szCs w:val="22"/>
        </w:rPr>
        <w:t>s</w:t>
      </w:r>
      <w:r w:rsidR="00774D49" w:rsidRPr="00406274">
        <w:rPr>
          <w:rFonts w:ascii="Times New Roman" w:hAnsi="Times New Roman" w:cs="Times New Roman"/>
          <w:sz w:val="22"/>
          <w:szCs w:val="22"/>
        </w:rPr>
        <w:t>)</w:t>
      </w:r>
      <w:r w:rsidR="00774D49">
        <w:rPr>
          <w:rFonts w:ascii="Times New Roman" w:hAnsi="Times New Roman" w:cs="Times New Roman"/>
          <w:sz w:val="22"/>
          <w:szCs w:val="22"/>
        </w:rPr>
        <w:t xml:space="preserve"> </w:t>
      </w:r>
      <w:r w:rsidR="00763150" w:rsidRPr="00406274">
        <w:rPr>
          <w:rFonts w:ascii="Times New Roman" w:hAnsi="Times New Roman" w:cs="Times New Roman"/>
          <w:sz w:val="22"/>
          <w:szCs w:val="22"/>
        </w:rPr>
        <w:t xml:space="preserve">shows an example of *contrast reduction*, </w:t>
      </w:r>
      <w:r w:rsidR="00774D49">
        <w:rPr>
          <w:rFonts w:ascii="Times New Roman" w:hAnsi="Times New Roman" w:cs="Times New Roman"/>
          <w:sz w:val="22"/>
          <w:szCs w:val="22"/>
        </w:rPr>
        <w:t>in which</w:t>
      </w:r>
      <w:r w:rsidR="00774D49" w:rsidRPr="00406274">
        <w:rPr>
          <w:rFonts w:ascii="Times New Roman" w:hAnsi="Times New Roman" w:cs="Times New Roman"/>
          <w:sz w:val="22"/>
          <w:szCs w:val="22"/>
        </w:rPr>
        <w:t xml:space="preserve"> </w:t>
      </w:r>
      <w:r w:rsidR="00774D49">
        <w:rPr>
          <w:rFonts w:ascii="Times New Roman" w:hAnsi="Times New Roman" w:cs="Times New Roman"/>
          <w:sz w:val="22"/>
          <w:szCs w:val="22"/>
        </w:rPr>
        <w:t>the</w:t>
      </w:r>
      <w:r w:rsidR="00774D49" w:rsidRPr="00406274">
        <w:rPr>
          <w:rFonts w:ascii="Times New Roman" w:hAnsi="Times New Roman" w:cs="Times New Roman"/>
          <w:sz w:val="22"/>
          <w:szCs w:val="22"/>
        </w:rPr>
        <w:t xml:space="preserve"> </w:t>
      </w:r>
      <w:r w:rsidR="00763150" w:rsidRPr="00406274">
        <w:rPr>
          <w:rFonts w:ascii="Times New Roman" w:hAnsi="Times New Roman" w:cs="Times New Roman"/>
          <w:sz w:val="22"/>
          <w:szCs w:val="22"/>
        </w:rPr>
        <w:t>L2</w:t>
      </w:r>
      <w:r w:rsidR="00763150">
        <w:rPr>
          <w:rFonts w:ascii="Times New Roman" w:hAnsi="Times New Roman" w:cs="Times New Roman"/>
          <w:sz w:val="22"/>
          <w:szCs w:val="22"/>
        </w:rPr>
        <w:t xml:space="preserve"> </w:t>
      </w:r>
      <w:r w:rsidR="00763150" w:rsidRPr="00406274">
        <w:rPr>
          <w:rFonts w:ascii="Times New Roman" w:hAnsi="Times New Roman" w:cs="Times New Roman"/>
          <w:sz w:val="22"/>
          <w:szCs w:val="22"/>
        </w:rPr>
        <w:t xml:space="preserve">accent shows a greater category overlap than </w:t>
      </w:r>
      <w:r w:rsidR="00774D49">
        <w:rPr>
          <w:rFonts w:ascii="Times New Roman" w:hAnsi="Times New Roman" w:cs="Times New Roman"/>
          <w:sz w:val="22"/>
          <w:szCs w:val="22"/>
        </w:rPr>
        <w:t>the</w:t>
      </w:r>
      <w:r w:rsidR="00774D49" w:rsidRPr="00406274">
        <w:rPr>
          <w:rFonts w:ascii="Times New Roman" w:hAnsi="Times New Roman" w:cs="Times New Roman"/>
          <w:sz w:val="22"/>
          <w:szCs w:val="22"/>
        </w:rPr>
        <w:t xml:space="preserve"> </w:t>
      </w:r>
      <w:r w:rsidR="00763150" w:rsidRPr="00406274">
        <w:rPr>
          <w:rFonts w:ascii="Times New Roman" w:hAnsi="Times New Roman" w:cs="Times New Roman"/>
          <w:sz w:val="22"/>
          <w:szCs w:val="22"/>
        </w:rPr>
        <w:t>L1</w:t>
      </w:r>
      <w:r w:rsidR="00763150">
        <w:rPr>
          <w:rFonts w:ascii="Times New Roman" w:hAnsi="Times New Roman" w:cs="Times New Roman"/>
          <w:sz w:val="22"/>
          <w:szCs w:val="22"/>
        </w:rPr>
        <w:t xml:space="preserve"> </w:t>
      </w:r>
      <w:r w:rsidR="00763150" w:rsidRPr="00406274">
        <w:rPr>
          <w:rFonts w:ascii="Times New Roman" w:hAnsi="Times New Roman" w:cs="Times New Roman"/>
          <w:sz w:val="22"/>
          <w:szCs w:val="22"/>
        </w:rPr>
        <w:t xml:space="preserve">accent. </w:t>
      </w:r>
      <w:r w:rsidR="00763150">
        <w:rPr>
          <w:rFonts w:ascii="Times New Roman" w:hAnsi="Times New Roman" w:cs="Times New Roman"/>
          <w:sz w:val="22"/>
          <w:szCs w:val="22"/>
        </w:rPr>
        <w:t xml:space="preserve">Here it is simulated by shifting /d/ category towards /t/ along VOT while keeping the latter unchanged </w:t>
      </w:r>
      <w:r w:rsidR="00763150" w:rsidRPr="00406274">
        <w:rPr>
          <w:rFonts w:ascii="Times New Roman" w:hAnsi="Times New Roman" w:cs="Times New Roman"/>
          <w:sz w:val="22"/>
          <w:szCs w:val="22"/>
        </w:rPr>
        <w:t>[</w:t>
      </w:r>
      <w:r w:rsidR="00763150">
        <w:rPr>
          <w:rFonts w:ascii="Times New Roman" w:hAnsi="Times New Roman" w:cs="Times New Roman"/>
          <w:sz w:val="22"/>
          <w:szCs w:val="22"/>
        </w:rPr>
        <w:t xml:space="preserve">as qualitatively </w:t>
      </w:r>
      <w:r w:rsidR="00763150" w:rsidRPr="00406274">
        <w:rPr>
          <w:rFonts w:ascii="Times New Roman" w:hAnsi="Times New Roman" w:cs="Times New Roman"/>
          <w:sz w:val="22"/>
          <w:szCs w:val="22"/>
        </w:rPr>
        <w:t>attested for</w:t>
      </w:r>
      <w:r w:rsidR="00763150">
        <w:rPr>
          <w:rFonts w:ascii="Times New Roman" w:hAnsi="Times New Roman" w:cs="Times New Roman"/>
          <w:sz w:val="22"/>
          <w:szCs w:val="22"/>
        </w:rPr>
        <w:t>, e.g.,</w:t>
      </w:r>
      <w:r w:rsidR="00763150" w:rsidRPr="00406274">
        <w:rPr>
          <w:rFonts w:ascii="Times New Roman" w:hAnsi="Times New Roman" w:cs="Times New Roman"/>
          <w:sz w:val="22"/>
          <w:szCs w:val="22"/>
        </w:rPr>
        <w:t xml:space="preserve"> vowels in Spanish-accented English, @wade2007]</w:t>
      </w:r>
      <w:r w:rsidR="00763150">
        <w:rPr>
          <w:rFonts w:ascii="Times New Roman" w:hAnsi="Times New Roman" w:cs="Times New Roman"/>
          <w:sz w:val="22"/>
          <w:szCs w:val="22"/>
        </w:rPr>
        <w:t xml:space="preserve">. </w:t>
      </w:r>
      <w:r w:rsidR="001659B0" w:rsidRPr="00406274">
        <w:rPr>
          <w:rFonts w:ascii="Times New Roman" w:hAnsi="Times New Roman" w:cs="Times New Roman"/>
          <w:sz w:val="22"/>
          <w:szCs w:val="22"/>
        </w:rPr>
        <w:t xml:space="preserve">The </w:t>
      </w:r>
      <w:r w:rsidR="001659B0">
        <w:rPr>
          <w:rFonts w:ascii="Times New Roman" w:hAnsi="Times New Roman" w:cs="Times New Roman"/>
          <w:sz w:val="22"/>
          <w:szCs w:val="22"/>
        </w:rPr>
        <w:t>second</w:t>
      </w:r>
      <w:r w:rsidR="001659B0" w:rsidRPr="00406274">
        <w:rPr>
          <w:rFonts w:ascii="Times New Roman" w:hAnsi="Times New Roman" w:cs="Times New Roman"/>
          <w:sz w:val="22"/>
          <w:szCs w:val="22"/>
        </w:rPr>
        <w:t xml:space="preserve"> </w:t>
      </w:r>
      <w:r w:rsidR="001659B0">
        <w:rPr>
          <w:rFonts w:ascii="Times New Roman" w:hAnsi="Times New Roman" w:cs="Times New Roman"/>
          <w:sz w:val="22"/>
          <w:szCs w:val="22"/>
        </w:rPr>
        <w:t>row</w:t>
      </w:r>
      <w:r w:rsidR="001659B0" w:rsidRPr="00406274">
        <w:rPr>
          <w:rFonts w:ascii="Times New Roman" w:hAnsi="Times New Roman" w:cs="Times New Roman"/>
          <w:sz w:val="22"/>
          <w:szCs w:val="22"/>
        </w:rPr>
        <w:t xml:space="preserve"> </w:t>
      </w:r>
      <w:r w:rsidR="00774D49">
        <w:rPr>
          <w:rFonts w:ascii="Times New Roman" w:hAnsi="Times New Roman" w:cs="Times New Roman"/>
          <w:sz w:val="22"/>
          <w:szCs w:val="22"/>
        </w:rPr>
        <w:t xml:space="preserve">of </w:t>
      </w:r>
      <w:r w:rsidR="00774D49" w:rsidRPr="00406274">
        <w:rPr>
          <w:rFonts w:ascii="Times New Roman" w:hAnsi="Times New Roman" w:cs="Times New Roman"/>
          <w:sz w:val="22"/>
          <w:szCs w:val="22"/>
        </w:rPr>
        <w:t>Figure \@ref(fig:AA-</w:t>
      </w:r>
      <w:r w:rsidR="00774D49">
        <w:rPr>
          <w:rFonts w:ascii="Times New Roman" w:hAnsi="Times New Roman" w:cs="Times New Roman"/>
          <w:sz w:val="22"/>
          <w:szCs w:val="22"/>
        </w:rPr>
        <w:t>plot-results-additional</w:t>
      </w:r>
      <w:r w:rsidR="00774D49" w:rsidRPr="00406274">
        <w:rPr>
          <w:rFonts w:ascii="Times New Roman" w:hAnsi="Times New Roman" w:cs="Times New Roman"/>
          <w:sz w:val="22"/>
          <w:szCs w:val="22"/>
        </w:rPr>
        <w:t>-case</w:t>
      </w:r>
      <w:r w:rsidR="00774D49">
        <w:rPr>
          <w:rFonts w:ascii="Times New Roman" w:hAnsi="Times New Roman" w:cs="Times New Roman"/>
          <w:sz w:val="22"/>
          <w:szCs w:val="22"/>
        </w:rPr>
        <w:t>s</w:t>
      </w:r>
      <w:r w:rsidR="00774D49" w:rsidRPr="00406274">
        <w:rPr>
          <w:rFonts w:ascii="Times New Roman" w:hAnsi="Times New Roman" w:cs="Times New Roman"/>
          <w:sz w:val="22"/>
          <w:szCs w:val="22"/>
        </w:rPr>
        <w:t>)</w:t>
      </w:r>
      <w:r w:rsidR="00774D49">
        <w:rPr>
          <w:rFonts w:ascii="Times New Roman" w:hAnsi="Times New Roman" w:cs="Times New Roman"/>
          <w:sz w:val="22"/>
          <w:szCs w:val="22"/>
        </w:rPr>
        <w:t xml:space="preserve"> </w:t>
      </w:r>
      <w:r w:rsidR="001659B0" w:rsidRPr="00406274">
        <w:rPr>
          <w:rFonts w:ascii="Times New Roman" w:hAnsi="Times New Roman" w:cs="Times New Roman"/>
          <w:sz w:val="22"/>
          <w:szCs w:val="22"/>
        </w:rPr>
        <w:t xml:space="preserve">shows </w:t>
      </w:r>
      <w:r w:rsidR="00774D49">
        <w:rPr>
          <w:rFonts w:ascii="Times New Roman" w:hAnsi="Times New Roman" w:cs="Times New Roman"/>
          <w:sz w:val="22"/>
          <w:szCs w:val="22"/>
        </w:rPr>
        <w:t xml:space="preserve">a more extreme </w:t>
      </w:r>
      <w:r w:rsidR="001659B0" w:rsidRPr="00406274">
        <w:rPr>
          <w:rFonts w:ascii="Times New Roman" w:hAnsi="Times New Roman" w:cs="Times New Roman"/>
          <w:sz w:val="22"/>
          <w:szCs w:val="22"/>
        </w:rPr>
        <w:t>example</w:t>
      </w:r>
      <w:r w:rsidR="00774D49">
        <w:rPr>
          <w:rFonts w:ascii="Times New Roman" w:hAnsi="Times New Roman" w:cs="Times New Roman"/>
          <w:sz w:val="22"/>
          <w:szCs w:val="22"/>
        </w:rPr>
        <w:t xml:space="preserve">, </w:t>
      </w:r>
      <w:r w:rsidR="001F1533">
        <w:rPr>
          <w:rFonts w:ascii="Times New Roman" w:hAnsi="Times New Roman" w:cs="Times New Roman"/>
          <w:sz w:val="22"/>
          <w:szCs w:val="22"/>
        </w:rPr>
        <w:t>exhibiting</w:t>
      </w:r>
      <w:r w:rsidR="00774D49">
        <w:rPr>
          <w:rFonts w:ascii="Times New Roman" w:hAnsi="Times New Roman" w:cs="Times New Roman"/>
          <w:sz w:val="22"/>
          <w:szCs w:val="22"/>
        </w:rPr>
        <w:t xml:space="preserve"> almost complete </w:t>
      </w:r>
      <w:r w:rsidR="001659B0" w:rsidRPr="00406274">
        <w:rPr>
          <w:rFonts w:ascii="Times New Roman" w:hAnsi="Times New Roman" w:cs="Times New Roman"/>
          <w:sz w:val="22"/>
          <w:szCs w:val="22"/>
        </w:rPr>
        <w:t>*contrast collapse* [</w:t>
      </w:r>
      <w:r w:rsidR="001F1533">
        <w:rPr>
          <w:rFonts w:ascii="Times New Roman" w:hAnsi="Times New Roman" w:cs="Times New Roman"/>
          <w:sz w:val="22"/>
          <w:szCs w:val="22"/>
        </w:rPr>
        <w:t xml:space="preserve">similar to the </w:t>
      </w:r>
      <w:r w:rsidR="001659B0" w:rsidRPr="00406274">
        <w:rPr>
          <w:rFonts w:ascii="Times New Roman" w:hAnsi="Times New Roman" w:cs="Times New Roman"/>
          <w:sz w:val="22"/>
          <w:szCs w:val="22"/>
        </w:rPr>
        <w:t xml:space="preserve">loss of </w:t>
      </w:r>
      <w:r w:rsidR="001F1533">
        <w:rPr>
          <w:rFonts w:ascii="Times New Roman" w:hAnsi="Times New Roman" w:cs="Times New Roman"/>
          <w:sz w:val="22"/>
          <w:szCs w:val="22"/>
        </w:rPr>
        <w:t xml:space="preserve">the </w:t>
      </w:r>
      <w:r w:rsidR="001659B0" w:rsidRPr="00406274">
        <w:rPr>
          <w:rFonts w:ascii="Times New Roman" w:hAnsi="Times New Roman" w:cs="Times New Roman"/>
          <w:sz w:val="22"/>
          <w:szCs w:val="22"/>
        </w:rPr>
        <w:t>[s]</w:t>
      </w:r>
      <w:r w:rsidR="001F1533">
        <w:rPr>
          <w:rFonts w:ascii="Times New Roman" w:hAnsi="Times New Roman" w:cs="Times New Roman"/>
          <w:sz w:val="22"/>
          <w:szCs w:val="22"/>
        </w:rPr>
        <w:t>-</w:t>
      </w:r>
      <w:r w:rsidR="001659B0" w:rsidRPr="00406274">
        <w:rPr>
          <w:rFonts w:ascii="Times New Roman" w:hAnsi="Times New Roman" w:cs="Times New Roman"/>
          <w:sz w:val="22"/>
          <w:szCs w:val="22"/>
        </w:rPr>
        <w:t>[`r linguisticsdown::cond_cmpl("θ")`]</w:t>
      </w:r>
      <w:r w:rsidR="001F1533">
        <w:rPr>
          <w:rFonts w:ascii="Times New Roman" w:hAnsi="Times New Roman" w:cs="Times New Roman"/>
          <w:sz w:val="22"/>
          <w:szCs w:val="22"/>
        </w:rPr>
        <w:t xml:space="preserve"> contrast</w:t>
      </w:r>
      <w:r w:rsidR="001659B0" w:rsidRPr="00406274">
        <w:rPr>
          <w:rFonts w:ascii="Times New Roman" w:hAnsi="Times New Roman" w:cs="Times New Roman"/>
          <w:sz w:val="22"/>
          <w:szCs w:val="22"/>
        </w:rPr>
        <w:t xml:space="preserve"> </w:t>
      </w:r>
      <w:r w:rsidR="001F1533">
        <w:rPr>
          <w:rFonts w:ascii="Times New Roman" w:hAnsi="Times New Roman" w:cs="Times New Roman"/>
          <w:sz w:val="22"/>
          <w:szCs w:val="22"/>
        </w:rPr>
        <w:t xml:space="preserve">that can occur in </w:t>
      </w:r>
      <w:r w:rsidR="001659B0" w:rsidRPr="00406274">
        <w:rPr>
          <w:rFonts w:ascii="Times New Roman" w:hAnsi="Times New Roman" w:cs="Times New Roman"/>
          <w:sz w:val="22"/>
          <w:szCs w:val="22"/>
        </w:rPr>
        <w:t xml:space="preserve">Mandarin-accented English, @zheng-samuel2020]. </w:t>
      </w:r>
      <w:commentRangeStart w:id="11"/>
      <w:commentRangeStart w:id="12"/>
      <w:commentRangeStart w:id="13"/>
      <w:commentRangeStart w:id="14"/>
      <w:r w:rsidR="001659B0">
        <w:rPr>
          <w:rFonts w:ascii="Times New Roman" w:hAnsi="Times New Roman" w:cs="Times New Roman"/>
          <w:sz w:val="22"/>
          <w:szCs w:val="22"/>
        </w:rPr>
        <w:t xml:space="preserve">Here it is simulated by shifting both /d/ and /t/ towards a common mean. </w:t>
      </w:r>
      <w:commentRangeEnd w:id="11"/>
      <w:r w:rsidR="001F1533">
        <w:rPr>
          <w:rStyle w:val="CommentReference"/>
        </w:rPr>
        <w:commentReference w:id="11"/>
      </w:r>
      <w:commentRangeEnd w:id="12"/>
      <w:r w:rsidR="003C07B3">
        <w:rPr>
          <w:rStyle w:val="CommentReference"/>
        </w:rPr>
        <w:commentReference w:id="12"/>
      </w:r>
      <w:commentRangeEnd w:id="13"/>
      <w:r w:rsidR="003C07B3">
        <w:rPr>
          <w:rStyle w:val="CommentReference"/>
        </w:rPr>
        <w:commentReference w:id="13"/>
      </w:r>
      <w:commentRangeEnd w:id="14"/>
      <w:r w:rsidR="00E20549">
        <w:rPr>
          <w:rStyle w:val="CommentReference"/>
        </w:rPr>
        <w:commentReference w:id="14"/>
      </w:r>
      <w:r w:rsidRPr="00406274">
        <w:rPr>
          <w:rFonts w:ascii="Times New Roman" w:hAnsi="Times New Roman" w:cs="Times New Roman"/>
          <w:sz w:val="22"/>
          <w:szCs w:val="22"/>
        </w:rPr>
        <w:t xml:space="preserve">The </w:t>
      </w:r>
      <w:r w:rsidR="001659B0">
        <w:rPr>
          <w:rFonts w:ascii="Times New Roman" w:hAnsi="Times New Roman" w:cs="Times New Roman"/>
          <w:sz w:val="22"/>
          <w:szCs w:val="22"/>
        </w:rPr>
        <w:t>third and four</w:t>
      </w:r>
      <w:r w:rsidRPr="00406274">
        <w:rPr>
          <w:rFonts w:ascii="Times New Roman" w:hAnsi="Times New Roman" w:cs="Times New Roman"/>
          <w:sz w:val="22"/>
          <w:szCs w:val="22"/>
        </w:rPr>
        <w:t xml:space="preserve"> </w:t>
      </w:r>
      <w:r>
        <w:rPr>
          <w:rFonts w:ascii="Times New Roman" w:hAnsi="Times New Roman" w:cs="Times New Roman"/>
          <w:sz w:val="22"/>
          <w:szCs w:val="22"/>
        </w:rPr>
        <w:t>row</w:t>
      </w:r>
      <w:r w:rsidR="001659B0">
        <w:rPr>
          <w:rFonts w:ascii="Times New Roman" w:hAnsi="Times New Roman" w:cs="Times New Roman"/>
          <w:sz w:val="22"/>
          <w:szCs w:val="22"/>
        </w:rPr>
        <w:t>s</w:t>
      </w:r>
      <w:r w:rsidRPr="00406274">
        <w:rPr>
          <w:rFonts w:ascii="Times New Roman" w:hAnsi="Times New Roman" w:cs="Times New Roman"/>
          <w:sz w:val="22"/>
          <w:szCs w:val="22"/>
        </w:rPr>
        <w:t xml:space="preserve"> show example</w:t>
      </w:r>
      <w:r w:rsidR="001659B0">
        <w:rPr>
          <w:rFonts w:ascii="Times New Roman" w:hAnsi="Times New Roman" w:cs="Times New Roman"/>
          <w:sz w:val="22"/>
          <w:szCs w:val="22"/>
        </w:rPr>
        <w:t>s</w:t>
      </w:r>
      <w:r w:rsidRPr="00406274">
        <w:rPr>
          <w:rFonts w:ascii="Times New Roman" w:hAnsi="Times New Roman" w:cs="Times New Roman"/>
          <w:sz w:val="22"/>
          <w:szCs w:val="22"/>
        </w:rPr>
        <w:t xml:space="preserve"> of *contrast shift*, where two categories in L2-accented speech are shifted along one or more of the cue dimensions as compared to L1-accented speech. </w:t>
      </w:r>
      <w:r>
        <w:rPr>
          <w:rFonts w:ascii="Times New Roman" w:hAnsi="Times New Roman" w:cs="Times New Roman"/>
          <w:sz w:val="22"/>
          <w:szCs w:val="22"/>
        </w:rPr>
        <w:t xml:space="preserve">Here it is simulated by shifting both /d/ and /t/ categories </w:t>
      </w:r>
      <w:r w:rsidR="001F1533">
        <w:rPr>
          <w:rFonts w:ascii="Times New Roman" w:hAnsi="Times New Roman" w:cs="Times New Roman"/>
          <w:sz w:val="22"/>
          <w:szCs w:val="22"/>
        </w:rPr>
        <w:t xml:space="preserve">towards lower </w:t>
      </w:r>
      <w:commentRangeStart w:id="15"/>
      <w:r>
        <w:rPr>
          <w:rFonts w:ascii="Times New Roman" w:hAnsi="Times New Roman" w:cs="Times New Roman"/>
          <w:sz w:val="22"/>
          <w:szCs w:val="22"/>
        </w:rPr>
        <w:t xml:space="preserve">VOT </w:t>
      </w:r>
      <w:r w:rsidRPr="00406274">
        <w:rPr>
          <w:rFonts w:ascii="Times New Roman" w:hAnsi="Times New Roman" w:cs="Times New Roman"/>
          <w:sz w:val="22"/>
          <w:szCs w:val="22"/>
        </w:rPr>
        <w:t>[</w:t>
      </w:r>
      <w:r w:rsidR="00223481">
        <w:rPr>
          <w:rFonts w:ascii="Times New Roman" w:hAnsi="Times New Roman" w:cs="Times New Roman"/>
          <w:sz w:val="22"/>
          <w:szCs w:val="22"/>
        </w:rPr>
        <w:t>qualitatively attested for,</w:t>
      </w:r>
      <w:r>
        <w:rPr>
          <w:rFonts w:ascii="Times New Roman" w:hAnsi="Times New Roman" w:cs="Times New Roman"/>
          <w:sz w:val="22"/>
          <w:szCs w:val="22"/>
        </w:rPr>
        <w:t xml:space="preserve"> e.g.,</w:t>
      </w:r>
      <w:r w:rsidRPr="00406274">
        <w:rPr>
          <w:rFonts w:ascii="Times New Roman" w:hAnsi="Times New Roman" w:cs="Times New Roman"/>
          <w:sz w:val="22"/>
          <w:szCs w:val="22"/>
        </w:rPr>
        <w:t xml:space="preserve"> word-initial stops in French-accented English, @Sumner2011a]</w:t>
      </w:r>
      <w:r>
        <w:rPr>
          <w:rFonts w:ascii="Times New Roman" w:hAnsi="Times New Roman" w:cs="Times New Roman"/>
          <w:sz w:val="22"/>
          <w:szCs w:val="22"/>
        </w:rPr>
        <w:t>.</w:t>
      </w:r>
      <w:commentRangeEnd w:id="15"/>
      <w:r>
        <w:rPr>
          <w:rStyle w:val="CommentReference"/>
        </w:rPr>
        <w:commentReference w:id="15"/>
      </w:r>
      <w:r>
        <w:rPr>
          <w:rFonts w:ascii="Times New Roman" w:hAnsi="Times New Roman" w:cs="Times New Roman"/>
          <w:sz w:val="22"/>
          <w:szCs w:val="22"/>
        </w:rPr>
        <w:t xml:space="preserve"> </w:t>
      </w:r>
      <w:commentRangeStart w:id="16"/>
      <w:commentRangeStart w:id="17"/>
      <w:r w:rsidR="001659B0">
        <w:rPr>
          <w:rFonts w:ascii="Times New Roman" w:hAnsi="Times New Roman" w:cs="Times New Roman"/>
          <w:sz w:val="22"/>
          <w:szCs w:val="22"/>
        </w:rPr>
        <w:t>The only difference between these two scenarios is that the bottom scenario includes an increase in category variance in addition to a shift in the category means.</w:t>
      </w:r>
      <w:commentRangeEnd w:id="16"/>
      <w:r w:rsidR="00223481">
        <w:rPr>
          <w:rStyle w:val="CommentReference"/>
        </w:rPr>
        <w:commentReference w:id="16"/>
      </w:r>
      <w:commentRangeEnd w:id="17"/>
      <w:r w:rsidR="00245B78">
        <w:rPr>
          <w:rStyle w:val="CommentReference"/>
        </w:rPr>
        <w:commentReference w:id="17"/>
      </w:r>
    </w:p>
    <w:p w14:paraId="7768B018" w14:textId="6FEA2039" w:rsidR="001643A4" w:rsidRDefault="00EF5D24">
      <w:pPr>
        <w:pStyle w:val="BodyText"/>
        <w:tabs>
          <w:tab w:val="left" w:pos="1530"/>
        </w:tabs>
        <w:rPr>
          <w:rFonts w:ascii="Times New Roman" w:hAnsi="Times New Roman" w:cs="Times New Roman"/>
          <w:sz w:val="22"/>
          <w:szCs w:val="22"/>
        </w:rPr>
        <w:pPrChange w:id="18" w:author="Kurumada, Chigusa" w:date="2022-10-21T22:50:00Z">
          <w:pPr>
            <w:pStyle w:val="BodyText"/>
          </w:pPr>
        </w:pPrChange>
      </w:pPr>
      <w:r>
        <w:rPr>
          <w:rFonts w:ascii="Times New Roman" w:hAnsi="Times New Roman" w:cs="Times New Roman"/>
          <w:sz w:val="22"/>
          <w:szCs w:val="22"/>
        </w:rPr>
        <w:t xml:space="preserve">The four different accent scenarios </w:t>
      </w:r>
      <w:r w:rsidRPr="00406274">
        <w:rPr>
          <w:rFonts w:ascii="Times New Roman" w:hAnsi="Times New Roman" w:cs="Times New Roman"/>
          <w:sz w:val="22"/>
          <w:szCs w:val="22"/>
        </w:rPr>
        <w:t xml:space="preserve">differ significantly in terms of the difficulty </w:t>
      </w:r>
      <w:r>
        <w:rPr>
          <w:rFonts w:ascii="Times New Roman" w:hAnsi="Times New Roman" w:cs="Times New Roman"/>
          <w:sz w:val="22"/>
          <w:szCs w:val="22"/>
        </w:rPr>
        <w:t xml:space="preserve">they are predicted to pose </w:t>
      </w:r>
      <w:r w:rsidRPr="00406274">
        <w:rPr>
          <w:rFonts w:ascii="Times New Roman" w:hAnsi="Times New Roman" w:cs="Times New Roman"/>
          <w:sz w:val="22"/>
          <w:szCs w:val="22"/>
        </w:rPr>
        <w:t>for L1</w:t>
      </w:r>
      <w:r>
        <w:rPr>
          <w:rFonts w:ascii="Times New Roman" w:hAnsi="Times New Roman" w:cs="Times New Roman"/>
          <w:sz w:val="22"/>
          <w:szCs w:val="22"/>
        </w:rPr>
        <w:t xml:space="preserve"> </w:t>
      </w:r>
      <w:r w:rsidRPr="00406274">
        <w:rPr>
          <w:rFonts w:ascii="Times New Roman" w:hAnsi="Times New Roman" w:cs="Times New Roman"/>
          <w:sz w:val="22"/>
          <w:szCs w:val="22"/>
        </w:rPr>
        <w:t>listeners</w:t>
      </w:r>
      <w:r>
        <w:rPr>
          <w:rFonts w:ascii="Times New Roman" w:hAnsi="Times New Roman" w:cs="Times New Roman"/>
          <w:sz w:val="22"/>
          <w:szCs w:val="22"/>
        </w:rPr>
        <w:t xml:space="preserve"> prior to exposure (see </w:t>
      </w:r>
      <w:r w:rsidRPr="00406274">
        <w:rPr>
          <w:rFonts w:ascii="Times New Roman" w:hAnsi="Times New Roman" w:cs="Times New Roman"/>
          <w:sz w:val="22"/>
          <w:szCs w:val="22"/>
        </w:rPr>
        <w:t>L1-accented exposure condition</w:t>
      </w:r>
      <w:r>
        <w:rPr>
          <w:rFonts w:ascii="Times New Roman" w:hAnsi="Times New Roman" w:cs="Times New Roman"/>
          <w:sz w:val="22"/>
          <w:szCs w:val="22"/>
        </w:rPr>
        <w:t xml:space="preserve"> in </w:t>
      </w:r>
      <w:r w:rsidR="00DC275F">
        <w:rPr>
          <w:rFonts w:ascii="Times New Roman" w:hAnsi="Times New Roman" w:cs="Times New Roman"/>
          <w:sz w:val="22"/>
          <w:szCs w:val="22"/>
        </w:rPr>
        <w:t xml:space="preserve">Panel B </w:t>
      </w:r>
      <w:r>
        <w:rPr>
          <w:rFonts w:ascii="Times New Roman" w:hAnsi="Times New Roman" w:cs="Times New Roman"/>
          <w:sz w:val="22"/>
          <w:szCs w:val="22"/>
        </w:rPr>
        <w:t xml:space="preserve">of </w:t>
      </w:r>
      <w:r w:rsidR="00DC275F" w:rsidRPr="00406274">
        <w:rPr>
          <w:rFonts w:ascii="Times New Roman" w:hAnsi="Times New Roman" w:cs="Times New Roman"/>
          <w:sz w:val="22"/>
          <w:szCs w:val="22"/>
        </w:rPr>
        <w:t>Figure \@ref(fig:AA-result-comparison-best-three-models-case2)</w:t>
      </w:r>
      <w:r>
        <w:rPr>
          <w:rFonts w:ascii="Times New Roman" w:hAnsi="Times New Roman" w:cs="Times New Roman"/>
          <w:sz w:val="22"/>
          <w:szCs w:val="22"/>
        </w:rPr>
        <w:t>. Contrast reduction (first row), for example, resembles the scenario considered in Case Study 2</w:t>
      </w:r>
      <w:r w:rsidR="001643A4">
        <w:rPr>
          <w:rFonts w:ascii="Times New Roman" w:hAnsi="Times New Roman" w:cs="Times New Roman"/>
          <w:sz w:val="22"/>
          <w:szCs w:val="22"/>
        </w:rPr>
        <w:t>:</w:t>
      </w:r>
      <w:r>
        <w:rPr>
          <w:rFonts w:ascii="Times New Roman" w:hAnsi="Times New Roman" w:cs="Times New Roman"/>
          <w:sz w:val="22"/>
          <w:szCs w:val="22"/>
        </w:rPr>
        <w:t xml:space="preserve"> </w:t>
      </w:r>
      <w:r w:rsidR="001643A4">
        <w:rPr>
          <w:rFonts w:ascii="Times New Roman" w:hAnsi="Times New Roman" w:cs="Times New Roman"/>
          <w:sz w:val="22"/>
          <w:szCs w:val="22"/>
        </w:rPr>
        <w:t xml:space="preserve">without informative exposure, L1 listeners unfamiliar with the accent are predicted to exhibit substantially more difficulty with </w:t>
      </w:r>
      <w:r w:rsidRPr="00406274">
        <w:rPr>
          <w:rFonts w:ascii="Times New Roman" w:hAnsi="Times New Roman" w:cs="Times New Roman"/>
          <w:sz w:val="22"/>
          <w:szCs w:val="22"/>
        </w:rPr>
        <w:t>the recognition of /</w:t>
      </w:r>
      <w:r>
        <w:rPr>
          <w:rFonts w:ascii="Times New Roman" w:hAnsi="Times New Roman" w:cs="Times New Roman"/>
          <w:sz w:val="22"/>
          <w:szCs w:val="22"/>
        </w:rPr>
        <w:t>d</w:t>
      </w:r>
      <w:r w:rsidRPr="00406274">
        <w:rPr>
          <w:rFonts w:ascii="Times New Roman" w:hAnsi="Times New Roman" w:cs="Times New Roman"/>
          <w:sz w:val="22"/>
          <w:szCs w:val="22"/>
        </w:rPr>
        <w:t>/ than the recognition of /</w:t>
      </w:r>
      <w:r>
        <w:rPr>
          <w:rFonts w:ascii="Times New Roman" w:hAnsi="Times New Roman" w:cs="Times New Roman"/>
          <w:sz w:val="22"/>
          <w:szCs w:val="22"/>
        </w:rPr>
        <w:t>t</w:t>
      </w:r>
      <w:r w:rsidRPr="00406274">
        <w:rPr>
          <w:rFonts w:ascii="Times New Roman" w:hAnsi="Times New Roman" w:cs="Times New Roman"/>
          <w:sz w:val="22"/>
          <w:szCs w:val="22"/>
        </w:rPr>
        <w:t xml:space="preserve">/ </w:t>
      </w:r>
      <w:r w:rsidR="001643A4">
        <w:rPr>
          <w:rFonts w:ascii="Times New Roman" w:hAnsi="Times New Roman" w:cs="Times New Roman"/>
          <w:sz w:val="22"/>
          <w:szCs w:val="22"/>
        </w:rPr>
        <w:t>. T</w:t>
      </w:r>
      <w:r w:rsidRPr="00406274">
        <w:rPr>
          <w:rFonts w:ascii="Times New Roman" w:hAnsi="Times New Roman" w:cs="Times New Roman"/>
          <w:sz w:val="22"/>
          <w:szCs w:val="22"/>
        </w:rPr>
        <w:t xml:space="preserve">he opposite </w:t>
      </w:r>
      <w:r>
        <w:rPr>
          <w:rFonts w:ascii="Times New Roman" w:hAnsi="Times New Roman" w:cs="Times New Roman"/>
          <w:sz w:val="22"/>
          <w:szCs w:val="22"/>
        </w:rPr>
        <w:t xml:space="preserve">is observed for </w:t>
      </w:r>
      <w:r w:rsidR="001643A4">
        <w:rPr>
          <w:rFonts w:ascii="Times New Roman" w:hAnsi="Times New Roman" w:cs="Times New Roman"/>
          <w:sz w:val="22"/>
          <w:szCs w:val="22"/>
        </w:rPr>
        <w:t>our example of</w:t>
      </w:r>
      <w:r w:rsidRPr="00406274">
        <w:rPr>
          <w:rFonts w:ascii="Times New Roman" w:hAnsi="Times New Roman" w:cs="Times New Roman"/>
          <w:sz w:val="22"/>
          <w:szCs w:val="22"/>
        </w:rPr>
        <w:t xml:space="preserve"> </w:t>
      </w:r>
      <w:r>
        <w:rPr>
          <w:rFonts w:ascii="Times New Roman" w:hAnsi="Times New Roman" w:cs="Times New Roman"/>
          <w:sz w:val="22"/>
          <w:szCs w:val="22"/>
        </w:rPr>
        <w:t xml:space="preserve">contrast collapse (second row) and </w:t>
      </w:r>
      <w:r w:rsidRPr="00406274">
        <w:rPr>
          <w:rFonts w:ascii="Times New Roman" w:hAnsi="Times New Roman" w:cs="Times New Roman"/>
          <w:sz w:val="22"/>
          <w:szCs w:val="22"/>
        </w:rPr>
        <w:t>contrast shift (</w:t>
      </w:r>
      <w:r>
        <w:rPr>
          <w:rFonts w:ascii="Times New Roman" w:hAnsi="Times New Roman" w:cs="Times New Roman"/>
          <w:sz w:val="22"/>
          <w:szCs w:val="22"/>
        </w:rPr>
        <w:t>bottom two</w:t>
      </w:r>
      <w:r w:rsidRPr="00406274">
        <w:rPr>
          <w:rFonts w:ascii="Times New Roman" w:hAnsi="Times New Roman" w:cs="Times New Roman"/>
          <w:sz w:val="22"/>
          <w:szCs w:val="22"/>
        </w:rPr>
        <w:t xml:space="preserve"> </w:t>
      </w:r>
      <w:r>
        <w:rPr>
          <w:rFonts w:ascii="Times New Roman" w:hAnsi="Times New Roman" w:cs="Times New Roman"/>
          <w:sz w:val="22"/>
          <w:szCs w:val="22"/>
        </w:rPr>
        <w:t>rows</w:t>
      </w:r>
      <w:r w:rsidRPr="00406274">
        <w:rPr>
          <w:rFonts w:ascii="Times New Roman" w:hAnsi="Times New Roman" w:cs="Times New Roman"/>
          <w:sz w:val="22"/>
          <w:szCs w:val="22"/>
        </w:rPr>
        <w:t xml:space="preserve">). This illustrates </w:t>
      </w:r>
      <w:r w:rsidR="001643A4">
        <w:rPr>
          <w:rFonts w:ascii="Times New Roman" w:hAnsi="Times New Roman" w:cs="Times New Roman"/>
          <w:sz w:val="22"/>
          <w:szCs w:val="22"/>
        </w:rPr>
        <w:t>how</w:t>
      </w:r>
      <w:r w:rsidRPr="00406274">
        <w:rPr>
          <w:rFonts w:ascii="Times New Roman" w:hAnsi="Times New Roman" w:cs="Times New Roman"/>
          <w:sz w:val="22"/>
          <w:szCs w:val="22"/>
        </w:rPr>
        <w:t xml:space="preserve"> differences in the </w:t>
      </w:r>
      <w:r>
        <w:rPr>
          <w:rFonts w:ascii="Times New Roman" w:hAnsi="Times New Roman" w:cs="Times New Roman"/>
          <w:sz w:val="22"/>
          <w:szCs w:val="22"/>
        </w:rPr>
        <w:t>realization</w:t>
      </w:r>
      <w:r w:rsidRPr="00406274">
        <w:rPr>
          <w:rFonts w:ascii="Times New Roman" w:hAnsi="Times New Roman" w:cs="Times New Roman"/>
          <w:sz w:val="22"/>
          <w:szCs w:val="22"/>
        </w:rPr>
        <w:t xml:space="preserve"> of L</w:t>
      </w:r>
      <w:r>
        <w:rPr>
          <w:rFonts w:ascii="Times New Roman" w:hAnsi="Times New Roman" w:cs="Times New Roman"/>
          <w:sz w:val="22"/>
          <w:szCs w:val="22"/>
        </w:rPr>
        <w:t>2</w:t>
      </w:r>
      <w:r w:rsidRPr="00406274">
        <w:rPr>
          <w:rFonts w:ascii="Times New Roman" w:hAnsi="Times New Roman" w:cs="Times New Roman"/>
          <w:sz w:val="22"/>
          <w:szCs w:val="22"/>
        </w:rPr>
        <w:t xml:space="preserve"> vs. L</w:t>
      </w:r>
      <w:r>
        <w:rPr>
          <w:rFonts w:ascii="Times New Roman" w:hAnsi="Times New Roman" w:cs="Times New Roman"/>
          <w:sz w:val="22"/>
          <w:szCs w:val="22"/>
        </w:rPr>
        <w:t>1</w:t>
      </w:r>
      <w:r w:rsidR="001643A4">
        <w:rPr>
          <w:rFonts w:ascii="Times New Roman" w:hAnsi="Times New Roman" w:cs="Times New Roman"/>
          <w:sz w:val="22"/>
          <w:szCs w:val="22"/>
        </w:rPr>
        <w:t xml:space="preserve"> </w:t>
      </w:r>
      <w:r w:rsidRPr="00406274">
        <w:rPr>
          <w:rFonts w:ascii="Times New Roman" w:hAnsi="Times New Roman" w:cs="Times New Roman"/>
          <w:sz w:val="22"/>
          <w:szCs w:val="22"/>
        </w:rPr>
        <w:t>accent</w:t>
      </w:r>
      <w:r w:rsidR="001643A4">
        <w:rPr>
          <w:rFonts w:ascii="Times New Roman" w:hAnsi="Times New Roman" w:cs="Times New Roman"/>
          <w:sz w:val="22"/>
          <w:szCs w:val="22"/>
        </w:rPr>
        <w:t>s</w:t>
      </w:r>
      <w:r w:rsidRPr="00406274">
        <w:rPr>
          <w:rFonts w:ascii="Times New Roman" w:hAnsi="Times New Roman" w:cs="Times New Roman"/>
          <w:sz w:val="22"/>
          <w:szCs w:val="22"/>
        </w:rPr>
        <w:t xml:space="preserve"> </w:t>
      </w:r>
      <w:r w:rsidR="001643A4">
        <w:rPr>
          <w:rFonts w:ascii="Times New Roman" w:hAnsi="Times New Roman" w:cs="Times New Roman"/>
          <w:sz w:val="22"/>
          <w:szCs w:val="22"/>
        </w:rPr>
        <w:t>can</w:t>
      </w:r>
      <w:r w:rsidRPr="00406274">
        <w:rPr>
          <w:rFonts w:ascii="Times New Roman" w:hAnsi="Times New Roman" w:cs="Times New Roman"/>
          <w:sz w:val="22"/>
          <w:szCs w:val="22"/>
        </w:rPr>
        <w:t xml:space="preserve"> give rise to starkly different perceptual consequences for L1 listeners.</w:t>
      </w:r>
      <w:r w:rsidR="001643A4">
        <w:rPr>
          <w:rFonts w:ascii="Times New Roman" w:hAnsi="Times New Roman" w:cs="Times New Roman"/>
          <w:sz w:val="22"/>
          <w:szCs w:val="22"/>
        </w:rPr>
        <w:t xml:space="preserve"> </w:t>
      </w:r>
    </w:p>
    <w:p w14:paraId="54A69F24" w14:textId="4B559AC3" w:rsidR="00755D12" w:rsidRDefault="00C92D60" w:rsidP="009F06F4">
      <w:pPr>
        <w:pStyle w:val="BodyText"/>
        <w:rPr>
          <w:rFonts w:ascii="Times New Roman" w:hAnsi="Times New Roman" w:cs="Times New Roman"/>
          <w:sz w:val="22"/>
          <w:szCs w:val="22"/>
        </w:rPr>
      </w:pPr>
      <w:r>
        <w:rPr>
          <w:rFonts w:ascii="Times New Roman" w:hAnsi="Times New Roman" w:cs="Times New Roman"/>
          <w:sz w:val="22"/>
          <w:szCs w:val="22"/>
        </w:rPr>
        <w:lastRenderedPageBreak/>
        <w:t>T</w:t>
      </w:r>
      <w:r w:rsidR="001643A4">
        <w:rPr>
          <w:rFonts w:ascii="Times New Roman" w:hAnsi="Times New Roman" w:cs="Times New Roman"/>
          <w:sz w:val="22"/>
          <w:szCs w:val="22"/>
        </w:rPr>
        <w:t xml:space="preserve">he four scenarios </w:t>
      </w:r>
      <w:r>
        <w:rPr>
          <w:rFonts w:ascii="Times New Roman" w:hAnsi="Times New Roman" w:cs="Times New Roman"/>
          <w:sz w:val="22"/>
          <w:szCs w:val="22"/>
        </w:rPr>
        <w:t xml:space="preserve">also </w:t>
      </w:r>
      <w:r w:rsidR="001643A4">
        <w:rPr>
          <w:rFonts w:ascii="Times New Roman" w:hAnsi="Times New Roman" w:cs="Times New Roman"/>
          <w:sz w:val="22"/>
          <w:szCs w:val="22"/>
        </w:rPr>
        <w:t>differ in the maximal extent to which exposure to the L2 accent can improve recognition accuracy</w:t>
      </w:r>
      <w:r>
        <w:rPr>
          <w:rFonts w:ascii="Times New Roman" w:hAnsi="Times New Roman" w:cs="Times New Roman"/>
          <w:sz w:val="22"/>
          <w:szCs w:val="22"/>
        </w:rPr>
        <w:t>.</w:t>
      </w:r>
      <w:r w:rsidR="003D3DDE">
        <w:rPr>
          <w:rFonts w:ascii="Times New Roman" w:hAnsi="Times New Roman" w:cs="Times New Roman"/>
          <w:sz w:val="22"/>
          <w:szCs w:val="22"/>
        </w:rPr>
        <w:t xml:space="preserve"> </w:t>
      </w:r>
      <w:r w:rsidR="0026337D">
        <w:rPr>
          <w:rFonts w:ascii="Times New Roman" w:hAnsi="Times New Roman" w:cs="Times New Roman"/>
          <w:sz w:val="22"/>
          <w:szCs w:val="22"/>
        </w:rPr>
        <w:t xml:space="preserve">We describe three aspects of this. </w:t>
      </w:r>
      <w:r w:rsidR="003D3DDE">
        <w:rPr>
          <w:rFonts w:ascii="Times New Roman" w:hAnsi="Times New Roman" w:cs="Times New Roman"/>
          <w:sz w:val="22"/>
          <w:szCs w:val="22"/>
        </w:rPr>
        <w:t>F</w:t>
      </w:r>
      <w:r w:rsidR="00755D12">
        <w:rPr>
          <w:rFonts w:ascii="Times New Roman" w:hAnsi="Times New Roman" w:cs="Times New Roman"/>
          <w:sz w:val="22"/>
          <w:szCs w:val="22"/>
        </w:rPr>
        <w:t>irst</w:t>
      </w:r>
      <w:r w:rsidR="00755D12" w:rsidRPr="00406274">
        <w:rPr>
          <w:rFonts w:ascii="Times New Roman" w:hAnsi="Times New Roman" w:cs="Times New Roman"/>
          <w:sz w:val="22"/>
          <w:szCs w:val="22"/>
        </w:rPr>
        <w:t xml:space="preserve">, </w:t>
      </w:r>
      <w:r w:rsidR="007805E6">
        <w:rPr>
          <w:rFonts w:ascii="Times New Roman" w:hAnsi="Times New Roman" w:cs="Times New Roman"/>
          <w:sz w:val="22"/>
          <w:szCs w:val="22"/>
        </w:rPr>
        <w:t xml:space="preserve">confirming the point we raised above, </w:t>
      </w:r>
      <w:r w:rsidR="00755D12" w:rsidRPr="00406274">
        <w:rPr>
          <w:rFonts w:ascii="Times New Roman" w:hAnsi="Times New Roman" w:cs="Times New Roman"/>
          <w:sz w:val="22"/>
          <w:szCs w:val="22"/>
        </w:rPr>
        <w:t xml:space="preserve">changes of representations do not always outperform the other two mechanisms. </w:t>
      </w:r>
      <w:r w:rsidR="00DF2604">
        <w:rPr>
          <w:rFonts w:ascii="Times New Roman" w:hAnsi="Times New Roman" w:cs="Times New Roman"/>
          <w:sz w:val="22"/>
          <w:szCs w:val="22"/>
        </w:rPr>
        <w:t>For</w:t>
      </w:r>
      <w:r w:rsidR="00DF2604" w:rsidRPr="00406274">
        <w:rPr>
          <w:rFonts w:ascii="Times New Roman" w:hAnsi="Times New Roman" w:cs="Times New Roman"/>
          <w:sz w:val="22"/>
          <w:szCs w:val="22"/>
        </w:rPr>
        <w:t xml:space="preserve"> </w:t>
      </w:r>
      <w:r w:rsidR="00755D12" w:rsidRPr="00406274">
        <w:rPr>
          <w:rFonts w:ascii="Times New Roman" w:hAnsi="Times New Roman" w:cs="Times New Roman"/>
          <w:sz w:val="22"/>
          <w:szCs w:val="22"/>
        </w:rPr>
        <w:t>the case of contrast reduction (</w:t>
      </w:r>
      <w:r w:rsidR="004F1E49">
        <w:rPr>
          <w:rFonts w:ascii="Times New Roman" w:hAnsi="Times New Roman" w:cs="Times New Roman"/>
          <w:sz w:val="22"/>
          <w:szCs w:val="22"/>
        </w:rPr>
        <w:t>top</w:t>
      </w:r>
      <w:r w:rsidR="00755D12" w:rsidRPr="00406274">
        <w:rPr>
          <w:rFonts w:ascii="Times New Roman" w:hAnsi="Times New Roman" w:cs="Times New Roman"/>
          <w:sz w:val="22"/>
          <w:szCs w:val="22"/>
        </w:rPr>
        <w:t xml:space="preserve"> </w:t>
      </w:r>
      <w:r w:rsidR="004F1E49">
        <w:rPr>
          <w:rFonts w:ascii="Times New Roman" w:hAnsi="Times New Roman" w:cs="Times New Roman"/>
          <w:sz w:val="22"/>
          <w:szCs w:val="22"/>
        </w:rPr>
        <w:t>row</w:t>
      </w:r>
      <w:r w:rsidR="00755D12" w:rsidRPr="00406274">
        <w:rPr>
          <w:rFonts w:ascii="Times New Roman" w:hAnsi="Times New Roman" w:cs="Times New Roman"/>
          <w:sz w:val="22"/>
          <w:szCs w:val="22"/>
        </w:rPr>
        <w:t>), changes in decision making</w:t>
      </w:r>
      <w:r w:rsidR="007805E6">
        <w:rPr>
          <w:rFonts w:ascii="Times New Roman" w:hAnsi="Times New Roman" w:cs="Times New Roman"/>
          <w:sz w:val="22"/>
          <w:szCs w:val="22"/>
        </w:rPr>
        <w:t xml:space="preserve"> and</w:t>
      </w:r>
      <w:r w:rsidR="00755D12" w:rsidRPr="00406274">
        <w:rPr>
          <w:rFonts w:ascii="Times New Roman" w:hAnsi="Times New Roman" w:cs="Times New Roman"/>
          <w:sz w:val="22"/>
          <w:szCs w:val="22"/>
        </w:rPr>
        <w:t xml:space="preserve"> normalization</w:t>
      </w:r>
      <w:r w:rsidR="007805E6">
        <w:rPr>
          <w:rFonts w:ascii="Times New Roman" w:hAnsi="Times New Roman" w:cs="Times New Roman"/>
          <w:sz w:val="22"/>
          <w:szCs w:val="22"/>
        </w:rPr>
        <w:t xml:space="preserve"> perform as well or better than changes in category</w:t>
      </w:r>
      <w:r w:rsidR="00755D12" w:rsidRPr="00406274">
        <w:rPr>
          <w:rFonts w:ascii="Times New Roman" w:hAnsi="Times New Roman" w:cs="Times New Roman"/>
          <w:sz w:val="22"/>
          <w:szCs w:val="22"/>
        </w:rPr>
        <w:t xml:space="preserve"> representations</w:t>
      </w:r>
      <w:r w:rsidR="007805E6">
        <w:rPr>
          <w:rFonts w:ascii="Times New Roman" w:hAnsi="Times New Roman" w:cs="Times New Roman"/>
          <w:sz w:val="22"/>
          <w:szCs w:val="22"/>
        </w:rPr>
        <w:t xml:space="preserve"> (for the </w:t>
      </w:r>
      <w:r w:rsidR="00DF2604">
        <w:rPr>
          <w:rFonts w:ascii="Times New Roman" w:hAnsi="Times New Roman" w:cs="Times New Roman"/>
          <w:sz w:val="22"/>
          <w:szCs w:val="22"/>
        </w:rPr>
        <w:t>parameter values considered here)</w:t>
      </w:r>
      <w:r w:rsidR="00755D12" w:rsidRPr="00406274">
        <w:rPr>
          <w:rFonts w:ascii="Times New Roman" w:hAnsi="Times New Roman" w:cs="Times New Roman"/>
          <w:sz w:val="22"/>
          <w:szCs w:val="22"/>
        </w:rPr>
        <w:t xml:space="preserve">. </w:t>
      </w:r>
      <w:r w:rsidR="00DF2604">
        <w:rPr>
          <w:rFonts w:ascii="Times New Roman" w:hAnsi="Times New Roman" w:cs="Times New Roman"/>
          <w:sz w:val="22"/>
          <w:szCs w:val="22"/>
        </w:rPr>
        <w:t>This shows that</w:t>
      </w:r>
      <w:commentRangeStart w:id="19"/>
      <w:commentRangeStart w:id="20"/>
      <w:r w:rsidR="00755D12" w:rsidRPr="00406274">
        <w:rPr>
          <w:rFonts w:ascii="Times New Roman" w:hAnsi="Times New Roman" w:cs="Times New Roman"/>
          <w:sz w:val="22"/>
          <w:szCs w:val="22"/>
        </w:rPr>
        <w:t xml:space="preserve"> the computational complexity afforded for the representational change model does not </w:t>
      </w:r>
      <w:r w:rsidR="001D529C">
        <w:rPr>
          <w:rFonts w:ascii="Times New Roman" w:hAnsi="Times New Roman" w:cs="Times New Roman"/>
          <w:sz w:val="22"/>
          <w:szCs w:val="22"/>
        </w:rPr>
        <w:t>always</w:t>
      </w:r>
      <w:r w:rsidR="00755D12" w:rsidRPr="00406274">
        <w:rPr>
          <w:rFonts w:ascii="Times New Roman" w:hAnsi="Times New Roman" w:cs="Times New Roman"/>
          <w:sz w:val="22"/>
          <w:szCs w:val="22"/>
        </w:rPr>
        <w:t xml:space="preserve"> </w:t>
      </w:r>
      <w:r w:rsidR="00DF2604">
        <w:rPr>
          <w:rFonts w:ascii="Times New Roman" w:hAnsi="Times New Roman" w:cs="Times New Roman"/>
          <w:sz w:val="22"/>
          <w:szCs w:val="22"/>
        </w:rPr>
        <w:t>result in higher</w:t>
      </w:r>
      <w:r w:rsidR="00755D12" w:rsidRPr="00406274">
        <w:rPr>
          <w:rFonts w:ascii="Times New Roman" w:hAnsi="Times New Roman" w:cs="Times New Roman"/>
          <w:sz w:val="22"/>
          <w:szCs w:val="22"/>
        </w:rPr>
        <w:t xml:space="preserve"> recognition </w:t>
      </w:r>
      <w:r w:rsidR="00DF2604">
        <w:rPr>
          <w:rFonts w:ascii="Times New Roman" w:hAnsi="Times New Roman" w:cs="Times New Roman"/>
          <w:sz w:val="22"/>
          <w:szCs w:val="22"/>
        </w:rPr>
        <w:t>accuracy</w:t>
      </w:r>
      <w:r w:rsidR="00DF2604" w:rsidRPr="00406274">
        <w:rPr>
          <w:rFonts w:ascii="Times New Roman" w:hAnsi="Times New Roman" w:cs="Times New Roman"/>
          <w:sz w:val="22"/>
          <w:szCs w:val="22"/>
        </w:rPr>
        <w:t xml:space="preserve"> </w:t>
      </w:r>
      <w:r w:rsidR="00755D12" w:rsidRPr="00406274">
        <w:rPr>
          <w:rFonts w:ascii="Times New Roman" w:hAnsi="Times New Roman" w:cs="Times New Roman"/>
          <w:sz w:val="22"/>
          <w:szCs w:val="22"/>
        </w:rPr>
        <w:t>than the other two mechanisms.</w:t>
      </w:r>
      <w:commentRangeEnd w:id="19"/>
      <w:r w:rsidR="00755D12">
        <w:rPr>
          <w:rStyle w:val="CommentReference"/>
        </w:rPr>
        <w:commentReference w:id="19"/>
      </w:r>
      <w:commentRangeEnd w:id="20"/>
      <w:r w:rsidR="00755D12">
        <w:rPr>
          <w:rStyle w:val="CommentReference"/>
        </w:rPr>
        <w:commentReference w:id="20"/>
      </w:r>
      <w:r w:rsidR="00755D12">
        <w:rPr>
          <w:rFonts w:ascii="Times New Roman" w:hAnsi="Times New Roman" w:cs="Times New Roman"/>
          <w:sz w:val="22"/>
          <w:szCs w:val="22"/>
        </w:rPr>
        <w:t xml:space="preserve"> </w:t>
      </w:r>
    </w:p>
    <w:p w14:paraId="458B2E1A" w14:textId="050F120A" w:rsidR="009F06F4" w:rsidRDefault="00E26492" w:rsidP="009F06F4">
      <w:pPr>
        <w:pStyle w:val="BodyText"/>
        <w:rPr>
          <w:rFonts w:ascii="Times New Roman" w:hAnsi="Times New Roman" w:cs="Times New Roman"/>
          <w:sz w:val="22"/>
          <w:szCs w:val="22"/>
        </w:rPr>
      </w:pPr>
      <w:r>
        <w:rPr>
          <w:rFonts w:ascii="Times New Roman" w:hAnsi="Times New Roman" w:cs="Times New Roman"/>
          <w:sz w:val="22"/>
          <w:szCs w:val="22"/>
        </w:rPr>
        <w:t>Second</w:t>
      </w:r>
      <w:r w:rsidR="009F06F4" w:rsidRPr="00406274">
        <w:rPr>
          <w:rFonts w:ascii="Times New Roman" w:hAnsi="Times New Roman" w:cs="Times New Roman"/>
          <w:sz w:val="22"/>
          <w:szCs w:val="22"/>
        </w:rPr>
        <w:t xml:space="preserve">, the same change model can support more or less </w:t>
      </w:r>
      <w:r w:rsidR="009F06F4">
        <w:rPr>
          <w:rFonts w:ascii="Times New Roman" w:hAnsi="Times New Roman" w:cs="Times New Roman"/>
          <w:sz w:val="22"/>
          <w:szCs w:val="22"/>
        </w:rPr>
        <w:t xml:space="preserve">overall </w:t>
      </w:r>
      <w:r w:rsidR="00DF2604">
        <w:rPr>
          <w:rFonts w:ascii="Times New Roman" w:hAnsi="Times New Roman" w:cs="Times New Roman"/>
          <w:sz w:val="22"/>
          <w:szCs w:val="22"/>
        </w:rPr>
        <w:t>accuracy improvements</w:t>
      </w:r>
      <w:r w:rsidR="009F06F4">
        <w:rPr>
          <w:rFonts w:ascii="Times New Roman" w:hAnsi="Times New Roman" w:cs="Times New Roman"/>
          <w:sz w:val="22"/>
          <w:szCs w:val="22"/>
        </w:rPr>
        <w:t>,</w:t>
      </w:r>
      <w:r w:rsidR="009F06F4" w:rsidRPr="00406274">
        <w:rPr>
          <w:rFonts w:ascii="Times New Roman" w:hAnsi="Times New Roman" w:cs="Times New Roman"/>
          <w:sz w:val="22"/>
          <w:szCs w:val="22"/>
        </w:rPr>
        <w:t xml:space="preserve"> </w:t>
      </w:r>
      <w:r w:rsidR="009F06F4">
        <w:rPr>
          <w:rFonts w:ascii="Times New Roman" w:hAnsi="Times New Roman" w:cs="Times New Roman"/>
          <w:sz w:val="22"/>
          <w:szCs w:val="22"/>
        </w:rPr>
        <w:t>depending on</w:t>
      </w:r>
      <w:r w:rsidR="009F06F4" w:rsidRPr="00406274">
        <w:rPr>
          <w:rFonts w:ascii="Times New Roman" w:hAnsi="Times New Roman" w:cs="Times New Roman"/>
          <w:sz w:val="22"/>
          <w:szCs w:val="22"/>
        </w:rPr>
        <w:t xml:space="preserve"> </w:t>
      </w:r>
      <w:r w:rsidR="009F06F4">
        <w:rPr>
          <w:rFonts w:ascii="Times New Roman" w:hAnsi="Times New Roman" w:cs="Times New Roman"/>
          <w:sz w:val="22"/>
          <w:szCs w:val="22"/>
        </w:rPr>
        <w:t xml:space="preserve">the </w:t>
      </w:r>
      <w:r w:rsidR="00DF2604">
        <w:rPr>
          <w:rFonts w:ascii="Times New Roman" w:hAnsi="Times New Roman" w:cs="Times New Roman"/>
          <w:sz w:val="22"/>
          <w:szCs w:val="22"/>
        </w:rPr>
        <w:t xml:space="preserve">specific </w:t>
      </w:r>
      <w:r w:rsidR="009F06F4">
        <w:rPr>
          <w:rFonts w:ascii="Times New Roman" w:hAnsi="Times New Roman" w:cs="Times New Roman"/>
          <w:sz w:val="22"/>
          <w:szCs w:val="22"/>
        </w:rPr>
        <w:t>differences between the L2 and L1 accent</w:t>
      </w:r>
      <w:r w:rsidR="009F06F4" w:rsidRPr="00406274">
        <w:rPr>
          <w:rFonts w:ascii="Times New Roman" w:hAnsi="Times New Roman" w:cs="Times New Roman"/>
          <w:sz w:val="22"/>
          <w:szCs w:val="22"/>
        </w:rPr>
        <w:t xml:space="preserve">. </w:t>
      </w:r>
      <w:commentRangeStart w:id="21"/>
      <w:commentRangeStart w:id="22"/>
      <w:commentRangeStart w:id="23"/>
      <w:commentRangeStart w:id="24"/>
      <w:commentRangeStart w:id="25"/>
      <w:r w:rsidR="009F06F4" w:rsidRPr="00406274">
        <w:rPr>
          <w:rFonts w:ascii="Times New Roman" w:hAnsi="Times New Roman" w:cs="Times New Roman"/>
          <w:sz w:val="22"/>
          <w:szCs w:val="22"/>
        </w:rPr>
        <w:t>Consider the case of contrast shift (</w:t>
      </w:r>
      <w:r w:rsidR="00FF6764">
        <w:rPr>
          <w:rFonts w:ascii="Times New Roman" w:hAnsi="Times New Roman" w:cs="Times New Roman"/>
          <w:sz w:val="22"/>
          <w:szCs w:val="22"/>
        </w:rPr>
        <w:t>third row</w:t>
      </w:r>
      <w:r w:rsidR="009F06F4" w:rsidRPr="00406274">
        <w:rPr>
          <w:rFonts w:ascii="Times New Roman" w:hAnsi="Times New Roman" w:cs="Times New Roman"/>
          <w:sz w:val="22"/>
          <w:szCs w:val="22"/>
        </w:rPr>
        <w:t xml:space="preserve">). While changes in representations and normalization both predict large improvements in overall recognition accuracy in the L2-accented exposure, </w:t>
      </w:r>
      <w:r w:rsidR="009F06F4" w:rsidRPr="00E20549">
        <w:rPr>
          <w:rFonts w:ascii="Times New Roman" w:hAnsi="Times New Roman" w:cs="Times New Roman"/>
          <w:sz w:val="22"/>
          <w:szCs w:val="22"/>
          <w:highlight w:val="yellow"/>
        </w:rPr>
        <w:t xml:space="preserve">changes in decision making do not (i.e., the difference in the predicted accuracy across L1- and L2-accented exposure conditions is negligible). </w:t>
      </w:r>
      <w:commentRangeEnd w:id="21"/>
      <w:r w:rsidR="009F06F4" w:rsidRPr="00E20549">
        <w:rPr>
          <w:rStyle w:val="CommentReference"/>
          <w:highlight w:val="yellow"/>
        </w:rPr>
        <w:commentReference w:id="21"/>
      </w:r>
      <w:commentRangeEnd w:id="22"/>
      <w:r w:rsidR="005C2174" w:rsidRPr="00E20549">
        <w:rPr>
          <w:rStyle w:val="CommentReference"/>
          <w:highlight w:val="yellow"/>
        </w:rPr>
        <w:commentReference w:id="22"/>
      </w:r>
      <w:commentRangeEnd w:id="23"/>
      <w:r w:rsidR="00A777F9" w:rsidRPr="00E20549">
        <w:rPr>
          <w:rStyle w:val="CommentReference"/>
          <w:highlight w:val="yellow"/>
        </w:rPr>
        <w:commentReference w:id="23"/>
      </w:r>
      <w:commentRangeEnd w:id="24"/>
      <w:r w:rsidR="00935A29">
        <w:rPr>
          <w:rStyle w:val="CommentReference"/>
        </w:rPr>
        <w:commentReference w:id="24"/>
      </w:r>
      <w:commentRangeEnd w:id="25"/>
      <w:r w:rsidR="00E20549">
        <w:rPr>
          <w:rStyle w:val="CommentReference"/>
        </w:rPr>
        <w:commentReference w:id="25"/>
      </w:r>
      <w:r w:rsidR="009F06F4" w:rsidRPr="00E20549">
        <w:rPr>
          <w:rFonts w:ascii="Times New Roman" w:hAnsi="Times New Roman" w:cs="Times New Roman"/>
          <w:sz w:val="22"/>
          <w:szCs w:val="22"/>
          <w:highlight w:val="yellow"/>
        </w:rPr>
        <w:t>This outcome aligns with the zero-sum trade-offs often attributed to this change mechanism (i.e., The recognition of /d/ improves at the cost of the recognition of /t/). The heterogeneity of the results across the three scenarios makes it clear that the trade-off is not an inherent property of the decision-making mechanism. It is instead a possible outcome arising from a combination of the specific change model and properties of the L2 accent (or L1-L2 accent differences).</w:t>
      </w:r>
      <w:commentRangeStart w:id="26"/>
      <w:commentRangeStart w:id="27"/>
      <w:r w:rsidR="009F06F4" w:rsidRPr="00E20549">
        <w:rPr>
          <w:rFonts w:ascii="Times New Roman" w:hAnsi="Times New Roman" w:cs="Times New Roman"/>
          <w:sz w:val="22"/>
          <w:szCs w:val="22"/>
          <w:highlight w:val="yellow"/>
        </w:rPr>
        <w:t xml:space="preserve"> </w:t>
      </w:r>
      <w:commentRangeEnd w:id="26"/>
      <w:r w:rsidR="00A777F9">
        <w:rPr>
          <w:rStyle w:val="CommentReference"/>
        </w:rPr>
        <w:commentReference w:id="26"/>
      </w:r>
      <w:commentRangeEnd w:id="27"/>
      <w:r w:rsidR="007F7C3A">
        <w:rPr>
          <w:rStyle w:val="CommentReference"/>
        </w:rPr>
        <w:commentReference w:id="27"/>
      </w:r>
    </w:p>
    <w:p w14:paraId="0FBCAC4A" w14:textId="1D29C947" w:rsidR="00EF5D24" w:rsidRDefault="0026337D" w:rsidP="009F06F4">
      <w:pPr>
        <w:pStyle w:val="BodyText"/>
        <w:rPr>
          <w:rFonts w:ascii="Times New Roman" w:hAnsi="Times New Roman" w:cs="Times New Roman"/>
          <w:sz w:val="22"/>
          <w:szCs w:val="22"/>
        </w:rPr>
      </w:pPr>
      <w:r>
        <w:rPr>
          <w:rFonts w:ascii="Times New Roman" w:hAnsi="Times New Roman" w:cs="Times New Roman"/>
          <w:sz w:val="22"/>
          <w:szCs w:val="22"/>
        </w:rPr>
        <w:t>Third</w:t>
      </w:r>
      <w:r w:rsidR="009F06F4" w:rsidRPr="00406274">
        <w:rPr>
          <w:rFonts w:ascii="Times New Roman" w:hAnsi="Times New Roman" w:cs="Times New Roman"/>
          <w:sz w:val="22"/>
          <w:szCs w:val="22"/>
        </w:rPr>
        <w:t xml:space="preserve">, </w:t>
      </w:r>
      <w:r>
        <w:rPr>
          <w:rFonts w:ascii="Times New Roman" w:hAnsi="Times New Roman" w:cs="Times New Roman"/>
          <w:sz w:val="22"/>
          <w:szCs w:val="22"/>
        </w:rPr>
        <w:t>_</w:t>
      </w:r>
      <w:r w:rsidR="009F06F4" w:rsidRPr="00406274">
        <w:rPr>
          <w:rFonts w:ascii="Times New Roman" w:hAnsi="Times New Roman" w:cs="Times New Roman"/>
          <w:sz w:val="22"/>
          <w:szCs w:val="22"/>
        </w:rPr>
        <w:t>none</w:t>
      </w:r>
      <w:r>
        <w:rPr>
          <w:rFonts w:ascii="Times New Roman" w:hAnsi="Times New Roman" w:cs="Times New Roman"/>
          <w:sz w:val="22"/>
          <w:szCs w:val="22"/>
        </w:rPr>
        <w:t>_</w:t>
      </w:r>
      <w:r w:rsidR="009F06F4" w:rsidRPr="00406274">
        <w:rPr>
          <w:rFonts w:ascii="Times New Roman" w:hAnsi="Times New Roman" w:cs="Times New Roman"/>
          <w:sz w:val="22"/>
          <w:szCs w:val="22"/>
        </w:rPr>
        <w:t xml:space="preserve"> of the change models predicts significant benefits from L2-accent</w:t>
      </w:r>
      <w:r w:rsidR="009F06F4">
        <w:rPr>
          <w:rFonts w:ascii="Times New Roman" w:hAnsi="Times New Roman" w:cs="Times New Roman"/>
          <w:sz w:val="22"/>
          <w:szCs w:val="22"/>
        </w:rPr>
        <w:t>ed</w:t>
      </w:r>
      <w:r w:rsidR="009F06F4" w:rsidRPr="00406274">
        <w:rPr>
          <w:rFonts w:ascii="Times New Roman" w:hAnsi="Times New Roman" w:cs="Times New Roman"/>
          <w:sz w:val="22"/>
          <w:szCs w:val="22"/>
        </w:rPr>
        <w:t xml:space="preserve"> exposure</w:t>
      </w:r>
      <w:r>
        <w:rPr>
          <w:rFonts w:ascii="Times New Roman" w:hAnsi="Times New Roman" w:cs="Times New Roman"/>
          <w:sz w:val="22"/>
          <w:szCs w:val="22"/>
        </w:rPr>
        <w:t xml:space="preserve"> for </w:t>
      </w:r>
      <w:r w:rsidRPr="00406274">
        <w:rPr>
          <w:rFonts w:ascii="Times New Roman" w:hAnsi="Times New Roman" w:cs="Times New Roman"/>
          <w:sz w:val="22"/>
          <w:szCs w:val="22"/>
        </w:rPr>
        <w:t>contrast collapse (</w:t>
      </w:r>
      <w:r>
        <w:rPr>
          <w:rFonts w:ascii="Times New Roman" w:hAnsi="Times New Roman" w:cs="Times New Roman"/>
          <w:sz w:val="22"/>
          <w:szCs w:val="22"/>
        </w:rPr>
        <w:t>second</w:t>
      </w:r>
      <w:r w:rsidRPr="00406274">
        <w:rPr>
          <w:rFonts w:ascii="Times New Roman" w:hAnsi="Times New Roman" w:cs="Times New Roman"/>
          <w:sz w:val="22"/>
          <w:szCs w:val="22"/>
        </w:rPr>
        <w:t xml:space="preserve"> </w:t>
      </w:r>
      <w:r>
        <w:rPr>
          <w:rFonts w:ascii="Times New Roman" w:hAnsi="Times New Roman" w:cs="Times New Roman"/>
          <w:sz w:val="22"/>
          <w:szCs w:val="22"/>
        </w:rPr>
        <w:t>row</w:t>
      </w:r>
      <w:r w:rsidRPr="00406274">
        <w:rPr>
          <w:rFonts w:ascii="Times New Roman" w:hAnsi="Times New Roman" w:cs="Times New Roman"/>
          <w:sz w:val="22"/>
          <w:szCs w:val="22"/>
        </w:rPr>
        <w:t>)</w:t>
      </w:r>
      <w:r w:rsidR="009F06F4" w:rsidRPr="00406274">
        <w:rPr>
          <w:rFonts w:ascii="Times New Roman" w:hAnsi="Times New Roman" w:cs="Times New Roman"/>
          <w:sz w:val="22"/>
          <w:szCs w:val="22"/>
        </w:rPr>
        <w:t>. This highlights a</w:t>
      </w:r>
      <w:r w:rsidR="009F06F4">
        <w:rPr>
          <w:rFonts w:ascii="Times New Roman" w:hAnsi="Times New Roman" w:cs="Times New Roman"/>
          <w:sz w:val="22"/>
          <w:szCs w:val="22"/>
        </w:rPr>
        <w:t>n important</w:t>
      </w:r>
      <w:r w:rsidR="009F06F4" w:rsidRPr="00406274">
        <w:rPr>
          <w:rFonts w:ascii="Times New Roman" w:hAnsi="Times New Roman" w:cs="Times New Roman"/>
          <w:sz w:val="22"/>
          <w:szCs w:val="22"/>
        </w:rPr>
        <w:t xml:space="preserve">, yet often under-appreciated, insight: </w:t>
      </w:r>
      <w:r w:rsidR="009F06F4">
        <w:rPr>
          <w:rFonts w:ascii="Times New Roman" w:hAnsi="Times New Roman" w:cs="Times New Roman"/>
          <w:sz w:val="22"/>
          <w:szCs w:val="22"/>
        </w:rPr>
        <w:t xml:space="preserve">sometimes </w:t>
      </w:r>
      <w:r w:rsidR="009F06F4" w:rsidRPr="00406274">
        <w:rPr>
          <w:rFonts w:ascii="Times New Roman" w:hAnsi="Times New Roman" w:cs="Times New Roman"/>
          <w:sz w:val="22"/>
          <w:szCs w:val="22"/>
        </w:rPr>
        <w:t>null result</w:t>
      </w:r>
      <w:r w:rsidR="009F06F4">
        <w:rPr>
          <w:rFonts w:ascii="Times New Roman" w:hAnsi="Times New Roman" w:cs="Times New Roman"/>
          <w:sz w:val="22"/>
          <w:szCs w:val="22"/>
        </w:rPr>
        <w:t xml:space="preserve">s are </w:t>
      </w:r>
      <w:r w:rsidR="009F06F4">
        <w:rPr>
          <w:rFonts w:ascii="Times New Roman" w:hAnsi="Times New Roman" w:cs="Times New Roman"/>
          <w:i/>
          <w:iCs/>
          <w:sz w:val="22"/>
          <w:szCs w:val="22"/>
        </w:rPr>
        <w:t>_predicted_</w:t>
      </w:r>
      <w:r w:rsidR="009F06F4" w:rsidRPr="00406274">
        <w:rPr>
          <w:rFonts w:ascii="Times New Roman" w:hAnsi="Times New Roman" w:cs="Times New Roman"/>
          <w:sz w:val="22"/>
          <w:szCs w:val="22"/>
        </w:rPr>
        <w:t xml:space="preserve"> </w:t>
      </w:r>
      <w:r w:rsidR="009F06F4">
        <w:rPr>
          <w:rFonts w:ascii="Times New Roman" w:hAnsi="Times New Roman" w:cs="Times New Roman"/>
          <w:sz w:val="22"/>
          <w:szCs w:val="22"/>
        </w:rPr>
        <w:t>for</w:t>
      </w:r>
      <w:r w:rsidR="009F06F4" w:rsidRPr="00406274">
        <w:rPr>
          <w:rFonts w:ascii="Times New Roman" w:hAnsi="Times New Roman" w:cs="Times New Roman"/>
          <w:sz w:val="22"/>
          <w:szCs w:val="22"/>
        </w:rPr>
        <w:t xml:space="preserve"> exposure-test experiment</w:t>
      </w:r>
      <w:r w:rsidR="009F06F4">
        <w:rPr>
          <w:rFonts w:ascii="Times New Roman" w:hAnsi="Times New Roman" w:cs="Times New Roman"/>
          <w:sz w:val="22"/>
          <w:szCs w:val="22"/>
        </w:rPr>
        <w:t>, because of the specific stimulus statistics</w:t>
      </w:r>
      <w:r w:rsidR="009F06F4" w:rsidRPr="00406274">
        <w:rPr>
          <w:rFonts w:ascii="Times New Roman" w:hAnsi="Times New Roman" w:cs="Times New Roman"/>
          <w:sz w:val="22"/>
          <w:szCs w:val="22"/>
        </w:rPr>
        <w:t xml:space="preserve"> [</w:t>
      </w:r>
      <w:r w:rsidR="009F06F4">
        <w:rPr>
          <w:rFonts w:ascii="Times New Roman" w:hAnsi="Times New Roman" w:cs="Times New Roman"/>
          <w:sz w:val="22"/>
          <w:szCs w:val="22"/>
        </w:rPr>
        <w:t xml:space="preserve">see </w:t>
      </w:r>
      <w:r w:rsidR="009F06F4" w:rsidRPr="00406274">
        <w:rPr>
          <w:rFonts w:ascii="Times New Roman" w:hAnsi="Times New Roman" w:cs="Times New Roman"/>
          <w:sz w:val="22"/>
          <w:szCs w:val="22"/>
        </w:rPr>
        <w:t>@tan2021</w:t>
      </w:r>
      <w:r>
        <w:rPr>
          <w:rFonts w:ascii="Times New Roman" w:hAnsi="Times New Roman" w:cs="Times New Roman"/>
          <w:sz w:val="22"/>
          <w:szCs w:val="22"/>
        </w:rPr>
        <w:t xml:space="preserve">; </w:t>
      </w:r>
      <w:r w:rsidRPr="00406274">
        <w:rPr>
          <w:rFonts w:ascii="Times New Roman" w:hAnsi="Times New Roman" w:cs="Times New Roman"/>
          <w:sz w:val="22"/>
          <w:szCs w:val="22"/>
        </w:rPr>
        <w:t>@zheng-samuel2020</w:t>
      </w:r>
      <w:r w:rsidR="009F06F4" w:rsidRPr="00406274">
        <w:rPr>
          <w:rFonts w:ascii="Times New Roman" w:hAnsi="Times New Roman" w:cs="Times New Roman"/>
          <w:sz w:val="22"/>
          <w:szCs w:val="22"/>
        </w:rPr>
        <w:t xml:space="preserve">]. Put differently, an absence of improvements </w:t>
      </w:r>
      <w:r w:rsidR="009F06F4">
        <w:rPr>
          <w:rFonts w:ascii="Times New Roman" w:hAnsi="Times New Roman" w:cs="Times New Roman"/>
          <w:sz w:val="22"/>
          <w:szCs w:val="22"/>
        </w:rPr>
        <w:t xml:space="preserve">does not _necessarily_ constitute </w:t>
      </w:r>
      <w:r w:rsidR="009F06F4" w:rsidRPr="00406274">
        <w:rPr>
          <w:rFonts w:ascii="Times New Roman" w:hAnsi="Times New Roman" w:cs="Times New Roman"/>
          <w:sz w:val="22"/>
          <w:szCs w:val="22"/>
        </w:rPr>
        <w:t xml:space="preserve">evidence </w:t>
      </w:r>
      <w:r w:rsidR="009F06F4">
        <w:rPr>
          <w:rFonts w:ascii="Times New Roman" w:hAnsi="Times New Roman" w:cs="Times New Roman"/>
          <w:sz w:val="22"/>
          <w:szCs w:val="22"/>
        </w:rPr>
        <w:t>against accent adaptation or</w:t>
      </w:r>
      <w:r w:rsidR="009F06F4" w:rsidRPr="00406274">
        <w:rPr>
          <w:rFonts w:ascii="Times New Roman" w:hAnsi="Times New Roman" w:cs="Times New Roman"/>
          <w:sz w:val="22"/>
          <w:szCs w:val="22"/>
        </w:rPr>
        <w:t xml:space="preserve"> any of the three mechanisms.</w:t>
      </w:r>
      <w:commentRangeStart w:id="28"/>
      <w:commentRangeStart w:id="29"/>
      <w:r w:rsidR="009F06F4">
        <w:rPr>
          <w:rFonts w:ascii="Times New Roman" w:hAnsi="Times New Roman" w:cs="Times New Roman"/>
          <w:sz w:val="22"/>
          <w:szCs w:val="22"/>
        </w:rPr>
        <w:t>^</w:t>
      </w:r>
      <w:r w:rsidR="009F06F4" w:rsidRPr="00DF2604">
        <w:rPr>
          <w:rFonts w:ascii="Times New Roman" w:hAnsi="Times New Roman" w:cs="Times New Roman"/>
          <w:sz w:val="22"/>
          <w:szCs w:val="22"/>
        </w:rPr>
        <w:t>[</w:t>
      </w:r>
      <w:r w:rsidR="009F06F4">
        <w:rPr>
          <w:rFonts w:ascii="Times New Roman" w:hAnsi="Times New Roman" w:cs="Times New Roman"/>
          <w:sz w:val="22"/>
          <w:szCs w:val="22"/>
          <w:u w:val="single"/>
        </w:rPr>
        <w:t>This also means that individual differences in accent adaptation around such a null effect are _not_ expected to be indicative of the individual’s ability to adapt to L2</w:t>
      </w:r>
      <w:r>
        <w:rPr>
          <w:rFonts w:ascii="Times New Roman" w:hAnsi="Times New Roman" w:cs="Times New Roman"/>
          <w:sz w:val="22"/>
          <w:szCs w:val="22"/>
          <w:u w:val="single"/>
        </w:rPr>
        <w:t>-</w:t>
      </w:r>
      <w:r w:rsidR="009F06F4">
        <w:rPr>
          <w:rFonts w:ascii="Times New Roman" w:hAnsi="Times New Roman" w:cs="Times New Roman"/>
          <w:sz w:val="22"/>
          <w:szCs w:val="22"/>
          <w:u w:val="single"/>
        </w:rPr>
        <w:t>accented</w:t>
      </w:r>
      <w:r>
        <w:rPr>
          <w:rFonts w:ascii="Times New Roman" w:hAnsi="Times New Roman" w:cs="Times New Roman"/>
          <w:sz w:val="22"/>
          <w:szCs w:val="22"/>
          <w:u w:val="single"/>
        </w:rPr>
        <w:t xml:space="preserve"> speech</w:t>
      </w:r>
      <w:r w:rsidR="009F06F4">
        <w:rPr>
          <w:rFonts w:ascii="Times New Roman" w:hAnsi="Times New Roman" w:cs="Times New Roman"/>
          <w:sz w:val="22"/>
          <w:szCs w:val="22"/>
          <w:u w:val="single"/>
        </w:rPr>
        <w:t xml:space="preserve">, but </w:t>
      </w:r>
      <w:r>
        <w:rPr>
          <w:rFonts w:ascii="Times New Roman" w:hAnsi="Times New Roman" w:cs="Times New Roman"/>
          <w:sz w:val="22"/>
          <w:szCs w:val="22"/>
          <w:u w:val="single"/>
        </w:rPr>
        <w:t xml:space="preserve">instead are likely to </w:t>
      </w:r>
      <w:r w:rsidR="009F06F4">
        <w:rPr>
          <w:rFonts w:ascii="Times New Roman" w:hAnsi="Times New Roman" w:cs="Times New Roman"/>
          <w:sz w:val="22"/>
          <w:szCs w:val="22"/>
          <w:u w:val="single"/>
        </w:rPr>
        <w:t>reflect random noise</w:t>
      </w:r>
      <w:r w:rsidR="009F06F4" w:rsidRPr="00406274">
        <w:rPr>
          <w:rFonts w:ascii="Times New Roman" w:hAnsi="Times New Roman" w:cs="Times New Roman"/>
          <w:sz w:val="22"/>
          <w:szCs w:val="22"/>
        </w:rPr>
        <w:t xml:space="preserve"> [</w:t>
      </w:r>
      <w:r w:rsidR="009F06F4">
        <w:rPr>
          <w:rFonts w:ascii="Times New Roman" w:hAnsi="Times New Roman" w:cs="Times New Roman"/>
          <w:sz w:val="22"/>
          <w:szCs w:val="22"/>
        </w:rPr>
        <w:t>under-mining the central argument made in</w:t>
      </w:r>
      <w:r w:rsidR="009F06F4" w:rsidRPr="00406274">
        <w:rPr>
          <w:rFonts w:ascii="Times New Roman" w:hAnsi="Times New Roman" w:cs="Times New Roman"/>
          <w:sz w:val="22"/>
          <w:szCs w:val="22"/>
        </w:rPr>
        <w:t xml:space="preserve"> @zheng-samuel2020].</w:t>
      </w:r>
      <w:r w:rsidR="009F06F4">
        <w:rPr>
          <w:rFonts w:ascii="Times New Roman" w:hAnsi="Times New Roman" w:cs="Times New Roman"/>
          <w:sz w:val="22"/>
          <w:szCs w:val="22"/>
        </w:rPr>
        <w:t>]</w:t>
      </w:r>
      <w:r w:rsidR="009F06F4" w:rsidRPr="00406274">
        <w:rPr>
          <w:rFonts w:ascii="Times New Roman" w:hAnsi="Times New Roman" w:cs="Times New Roman"/>
          <w:sz w:val="22"/>
          <w:szCs w:val="22"/>
        </w:rPr>
        <w:t xml:space="preserve"> </w:t>
      </w:r>
      <w:commentRangeEnd w:id="28"/>
      <w:r w:rsidR="009F06F4">
        <w:rPr>
          <w:rStyle w:val="CommentReference"/>
        </w:rPr>
        <w:commentReference w:id="28"/>
      </w:r>
      <w:commentRangeEnd w:id="29"/>
      <w:r w:rsidR="009F06F4">
        <w:rPr>
          <w:rStyle w:val="CommentReference"/>
        </w:rPr>
        <w:commentReference w:id="29"/>
      </w:r>
    </w:p>
    <w:p w14:paraId="74642E65" w14:textId="4E96A181" w:rsidR="00EF5D24" w:rsidRPr="00406274" w:rsidRDefault="00EF5D24" w:rsidP="009F06F4">
      <w:pPr>
        <w:pStyle w:val="BodyText"/>
        <w:rPr>
          <w:rFonts w:ascii="Times New Roman" w:hAnsi="Times New Roman" w:cs="Times New Roman"/>
          <w:sz w:val="22"/>
          <w:szCs w:val="22"/>
        </w:rPr>
      </w:pPr>
      <w:r>
        <w:rPr>
          <w:rFonts w:ascii="Times New Roman" w:hAnsi="Times New Roman" w:cs="Times New Roman"/>
          <w:sz w:val="22"/>
          <w:szCs w:val="22"/>
        </w:rPr>
        <w:t xml:space="preserve">While the scenarios considered here cover only a small subset of the cross-accent differences that exists in the world, they serve as an initial illustration of a general challenge to adaptive speech perception: different types of cross-talker differences (including L2 accents) constitute different adaptive challenges, and benefit from different _rates_ and _types_ of adaptation. Since the properties of unfamiliar accents are not *a priori* known to listeners, this means that the optimal level of flexibility </w:t>
      </w:r>
      <w:r w:rsidR="007F7C3A">
        <w:rPr>
          <w:rFonts w:ascii="Times New Roman" w:hAnsi="Times New Roman" w:cs="Times New Roman"/>
          <w:sz w:val="22"/>
          <w:szCs w:val="22"/>
        </w:rPr>
        <w:t>is achieved if</w:t>
      </w:r>
      <w:r>
        <w:rPr>
          <w:rFonts w:ascii="Times New Roman" w:hAnsi="Times New Roman" w:cs="Times New Roman"/>
          <w:sz w:val="22"/>
          <w:szCs w:val="22"/>
        </w:rPr>
        <w:t xml:space="preserve"> the neural and cognitive systems underlying adaptive speech perception may adjust based on the properties of the input [see the discussion of the trade-off between flexibility and stability in @kleinschmidt-jaeger2015, pp. 180-182]. </w:t>
      </w:r>
      <w:commentRangeStart w:id="30"/>
      <w:r>
        <w:rPr>
          <w:rFonts w:ascii="Times New Roman" w:hAnsi="Times New Roman" w:cs="Times New Roman"/>
          <w:sz w:val="22"/>
          <w:szCs w:val="22"/>
        </w:rPr>
        <w:t xml:space="preserve">In </w:t>
      </w:r>
      <w:r w:rsidRPr="00406274">
        <w:rPr>
          <w:rFonts w:ascii="Times New Roman" w:hAnsi="Times New Roman" w:cs="Times New Roman"/>
          <w:sz w:val="22"/>
          <w:szCs w:val="22"/>
        </w:rPr>
        <w:t>Figure \@ref(fig:AA-result-comparison-best-three-models-</w:t>
      </w:r>
      <w:r w:rsidR="007F7C3A" w:rsidRPr="00406274">
        <w:rPr>
          <w:rFonts w:ascii="Times New Roman" w:hAnsi="Times New Roman" w:cs="Times New Roman"/>
          <w:sz w:val="22"/>
          <w:szCs w:val="22"/>
        </w:rPr>
        <w:t>case</w:t>
      </w:r>
      <w:r w:rsidR="007F7C3A">
        <w:rPr>
          <w:rFonts w:ascii="Times New Roman" w:hAnsi="Times New Roman" w:cs="Times New Roman"/>
          <w:sz w:val="22"/>
          <w:szCs w:val="22"/>
        </w:rPr>
        <w:t>s</w:t>
      </w:r>
      <w:r w:rsidRPr="00406274">
        <w:rPr>
          <w:rFonts w:ascii="Times New Roman" w:hAnsi="Times New Roman" w:cs="Times New Roman"/>
          <w:sz w:val="22"/>
          <w:szCs w:val="22"/>
        </w:rPr>
        <w:t>)</w:t>
      </w:r>
      <w:r>
        <w:rPr>
          <w:rFonts w:ascii="Times New Roman" w:hAnsi="Times New Roman" w:cs="Times New Roman"/>
          <w:sz w:val="22"/>
          <w:szCs w:val="22"/>
        </w:rPr>
        <w:t xml:space="preserve"> (Panel B)</w:t>
      </w:r>
      <w:commentRangeEnd w:id="30"/>
      <w:r w:rsidR="007F7C3A">
        <w:rPr>
          <w:rStyle w:val="CommentReference"/>
        </w:rPr>
        <w:commentReference w:id="30"/>
      </w:r>
      <w:r>
        <w:rPr>
          <w:rFonts w:ascii="Times New Roman" w:hAnsi="Times New Roman" w:cs="Times New Roman"/>
          <w:sz w:val="22"/>
          <w:szCs w:val="22"/>
        </w:rPr>
        <w:t xml:space="preserve">, this is reflected in the fact that the best-performing parameterizations vary across the different accent scenarios. </w:t>
      </w:r>
    </w:p>
    <w:p w14:paraId="399D1B3F" w14:textId="66B31DA0" w:rsidR="00F5314C" w:rsidRPr="00406274" w:rsidRDefault="009F06F4" w:rsidP="009F06F4">
      <w:pPr>
        <w:pStyle w:val="BodyText"/>
        <w:rPr>
          <w:rFonts w:ascii="Times New Roman" w:hAnsi="Times New Roman" w:cs="Times New Roman"/>
          <w:sz w:val="22"/>
          <w:szCs w:val="22"/>
        </w:rPr>
      </w:pPr>
      <w:r w:rsidRPr="00406274">
        <w:rPr>
          <w:rFonts w:ascii="Times New Roman" w:hAnsi="Times New Roman" w:cs="Times New Roman"/>
          <w:sz w:val="22"/>
          <w:szCs w:val="22"/>
        </w:rPr>
        <w:t>In summary, benefits of L2-accent</w:t>
      </w:r>
      <w:r>
        <w:rPr>
          <w:rFonts w:ascii="Times New Roman" w:hAnsi="Times New Roman" w:cs="Times New Roman"/>
          <w:sz w:val="22"/>
          <w:szCs w:val="22"/>
        </w:rPr>
        <w:t>ed</w:t>
      </w:r>
      <w:r w:rsidRPr="00406274">
        <w:rPr>
          <w:rFonts w:ascii="Times New Roman" w:hAnsi="Times New Roman" w:cs="Times New Roman"/>
          <w:sz w:val="22"/>
          <w:szCs w:val="22"/>
        </w:rPr>
        <w:t xml:space="preserve"> exposure expected under each change mechanism hinges on </w:t>
      </w:r>
      <w:r w:rsidRPr="00111DEC">
        <w:rPr>
          <w:rFonts w:ascii="Times New Roman" w:hAnsi="Times New Roman" w:cs="Times New Roman"/>
          <w:sz w:val="22"/>
          <w:szCs w:val="22"/>
        </w:rPr>
        <w:t>the</w:t>
      </w:r>
      <w:r>
        <w:rPr>
          <w:rFonts w:ascii="Times New Roman" w:hAnsi="Times New Roman" w:cs="Times New Roman"/>
          <w:sz w:val="22"/>
          <w:szCs w:val="22"/>
        </w:rPr>
        <w:t xml:space="preserve"> </w:t>
      </w:r>
      <w:r w:rsidRPr="00406274">
        <w:rPr>
          <w:rFonts w:ascii="Times New Roman" w:hAnsi="Times New Roman" w:cs="Times New Roman"/>
          <w:sz w:val="22"/>
          <w:szCs w:val="22"/>
        </w:rPr>
        <w:t>specifics of L2-accented categories</w:t>
      </w:r>
      <w:r>
        <w:rPr>
          <w:rFonts w:ascii="Times New Roman" w:hAnsi="Times New Roman" w:cs="Times New Roman"/>
          <w:sz w:val="22"/>
          <w:szCs w:val="22"/>
        </w:rPr>
        <w:t xml:space="preserve">. </w:t>
      </w:r>
      <w:r w:rsidRPr="00406274">
        <w:rPr>
          <w:rFonts w:ascii="Times New Roman" w:hAnsi="Times New Roman" w:cs="Times New Roman"/>
          <w:sz w:val="22"/>
          <w:szCs w:val="22"/>
        </w:rPr>
        <w:t xml:space="preserve">Beyond the </w:t>
      </w:r>
      <w:r>
        <w:rPr>
          <w:rFonts w:ascii="Times New Roman" w:hAnsi="Times New Roman" w:cs="Times New Roman"/>
          <w:sz w:val="22"/>
          <w:szCs w:val="22"/>
        </w:rPr>
        <w:t>accent</w:t>
      </w:r>
      <w:r w:rsidRPr="00406274">
        <w:rPr>
          <w:rFonts w:ascii="Times New Roman" w:hAnsi="Times New Roman" w:cs="Times New Roman"/>
          <w:sz w:val="22"/>
          <w:szCs w:val="22"/>
        </w:rPr>
        <w:t xml:space="preserve"> scenarios examined here (</w:t>
      </w:r>
      <w:commentRangeStart w:id="31"/>
      <w:commentRangeStart w:id="32"/>
      <w:r>
        <w:rPr>
          <w:rFonts w:ascii="Times New Roman" w:hAnsi="Times New Roman" w:cs="Times New Roman"/>
          <w:sz w:val="22"/>
          <w:szCs w:val="22"/>
        </w:rPr>
        <w:t>cue-reweighting,</w:t>
      </w:r>
      <w:commentRangeEnd w:id="31"/>
      <w:r w:rsidR="006A4B6A">
        <w:rPr>
          <w:rStyle w:val="CommentReference"/>
        </w:rPr>
        <w:commentReference w:id="31"/>
      </w:r>
      <w:commentRangeEnd w:id="32"/>
      <w:r w:rsidR="00CA4D2E">
        <w:rPr>
          <w:rStyle w:val="CommentReference"/>
        </w:rPr>
        <w:commentReference w:id="32"/>
      </w:r>
      <w:r>
        <w:rPr>
          <w:rFonts w:ascii="Times New Roman" w:hAnsi="Times New Roman" w:cs="Times New Roman"/>
          <w:sz w:val="22"/>
          <w:szCs w:val="22"/>
        </w:rPr>
        <w:t xml:space="preserve"> contrast </w:t>
      </w:r>
      <w:r w:rsidRPr="00406274">
        <w:rPr>
          <w:rFonts w:ascii="Times New Roman" w:hAnsi="Times New Roman" w:cs="Times New Roman"/>
          <w:sz w:val="22"/>
          <w:szCs w:val="22"/>
        </w:rPr>
        <w:t xml:space="preserve">reduction, </w:t>
      </w:r>
      <w:r>
        <w:rPr>
          <w:rFonts w:ascii="Times New Roman" w:hAnsi="Times New Roman" w:cs="Times New Roman"/>
          <w:sz w:val="22"/>
          <w:szCs w:val="22"/>
        </w:rPr>
        <w:t xml:space="preserve">contrast </w:t>
      </w:r>
      <w:r w:rsidRPr="00406274">
        <w:rPr>
          <w:rFonts w:ascii="Times New Roman" w:hAnsi="Times New Roman" w:cs="Times New Roman"/>
          <w:sz w:val="22"/>
          <w:szCs w:val="22"/>
        </w:rPr>
        <w:t>collapse</w:t>
      </w:r>
      <w:r w:rsidR="00063F9C">
        <w:rPr>
          <w:rFonts w:ascii="Times New Roman" w:hAnsi="Times New Roman" w:cs="Times New Roman"/>
          <w:sz w:val="22"/>
          <w:szCs w:val="22"/>
        </w:rPr>
        <w:t xml:space="preserve"> and </w:t>
      </w:r>
      <w:r w:rsidR="00063F9C" w:rsidRPr="00406274">
        <w:rPr>
          <w:rFonts w:ascii="Times New Roman" w:hAnsi="Times New Roman" w:cs="Times New Roman"/>
          <w:sz w:val="22"/>
          <w:szCs w:val="22"/>
        </w:rPr>
        <w:t>contrast shift</w:t>
      </w:r>
      <w:r w:rsidRPr="00406274">
        <w:rPr>
          <w:rFonts w:ascii="Times New Roman" w:hAnsi="Times New Roman" w:cs="Times New Roman"/>
          <w:sz w:val="22"/>
          <w:szCs w:val="22"/>
        </w:rPr>
        <w:t>), naturally produced L2</w:t>
      </w:r>
      <w:r>
        <w:rPr>
          <w:rFonts w:ascii="Times New Roman" w:hAnsi="Times New Roman" w:cs="Times New Roman"/>
          <w:sz w:val="22"/>
          <w:szCs w:val="22"/>
        </w:rPr>
        <w:t xml:space="preserve"> </w:t>
      </w:r>
      <w:r w:rsidRPr="00406274">
        <w:rPr>
          <w:rFonts w:ascii="Times New Roman" w:hAnsi="Times New Roman" w:cs="Times New Roman"/>
          <w:sz w:val="22"/>
          <w:szCs w:val="22"/>
        </w:rPr>
        <w:t xml:space="preserve">accents exhibit substantial </w:t>
      </w:r>
      <w:commentRangeStart w:id="33"/>
      <w:r w:rsidRPr="00406274">
        <w:rPr>
          <w:rFonts w:ascii="Times New Roman" w:hAnsi="Times New Roman" w:cs="Times New Roman"/>
          <w:sz w:val="22"/>
          <w:szCs w:val="22"/>
        </w:rPr>
        <w:t>variations</w:t>
      </w:r>
      <w:commentRangeEnd w:id="33"/>
      <w:r>
        <w:rPr>
          <w:rStyle w:val="CommentReference"/>
        </w:rPr>
        <w:commentReference w:id="33"/>
      </w:r>
      <w:r>
        <w:rPr>
          <w:rFonts w:ascii="Times New Roman" w:hAnsi="Times New Roman" w:cs="Times New Roman"/>
          <w:sz w:val="22"/>
          <w:szCs w:val="22"/>
        </w:rPr>
        <w:t>:</w:t>
      </w:r>
      <w:r w:rsidRPr="00406274">
        <w:rPr>
          <w:rFonts w:ascii="Times New Roman" w:hAnsi="Times New Roman" w:cs="Times New Roman"/>
          <w:sz w:val="22"/>
          <w:szCs w:val="22"/>
        </w:rPr>
        <w:t xml:space="preserve"> L2-accented categories </w:t>
      </w:r>
      <w:r>
        <w:rPr>
          <w:rFonts w:ascii="Times New Roman" w:hAnsi="Times New Roman" w:cs="Times New Roman"/>
          <w:sz w:val="22"/>
          <w:szCs w:val="22"/>
        </w:rPr>
        <w:t>often</w:t>
      </w:r>
      <w:r w:rsidRPr="00406274">
        <w:rPr>
          <w:rFonts w:ascii="Times New Roman" w:hAnsi="Times New Roman" w:cs="Times New Roman"/>
          <w:sz w:val="22"/>
          <w:szCs w:val="22"/>
        </w:rPr>
        <w:t xml:space="preserve"> deviate from L1-accented categories not only in terms of their means</w:t>
      </w:r>
      <w:r>
        <w:rPr>
          <w:rFonts w:ascii="Times New Roman" w:hAnsi="Times New Roman" w:cs="Times New Roman"/>
          <w:sz w:val="22"/>
          <w:szCs w:val="22"/>
        </w:rPr>
        <w:t xml:space="preserve"> as simulated here</w:t>
      </w:r>
      <w:r w:rsidRPr="00406274">
        <w:rPr>
          <w:rFonts w:ascii="Times New Roman" w:hAnsi="Times New Roman" w:cs="Times New Roman"/>
          <w:sz w:val="22"/>
          <w:szCs w:val="22"/>
        </w:rPr>
        <w:t>, but also in variances and/or covariances [the category-specific correlation between cues, e.g., @smith2019; @wade2007; @vaughn2019; @xie-jaeger2020]. These</w:t>
      </w:r>
      <w:r>
        <w:rPr>
          <w:rFonts w:ascii="Times New Roman" w:hAnsi="Times New Roman" w:cs="Times New Roman"/>
          <w:sz w:val="22"/>
          <w:szCs w:val="22"/>
        </w:rPr>
        <w:t xml:space="preserve"> arguably more complex </w:t>
      </w:r>
      <w:r w:rsidRPr="00406274">
        <w:rPr>
          <w:rFonts w:ascii="Times New Roman" w:hAnsi="Times New Roman" w:cs="Times New Roman"/>
          <w:sz w:val="22"/>
          <w:szCs w:val="22"/>
        </w:rPr>
        <w:t>differences can pose difficulties to L1-listeners and researchers alike. At the same time, they also offer a</w:t>
      </w:r>
      <w:r w:rsidR="002C3B79">
        <w:rPr>
          <w:rFonts w:ascii="Times New Roman" w:hAnsi="Times New Roman" w:cs="Times New Roman"/>
          <w:sz w:val="22"/>
          <w:szCs w:val="22"/>
        </w:rPr>
        <w:t xml:space="preserve"> unique and</w:t>
      </w:r>
      <w:r w:rsidRPr="00406274">
        <w:rPr>
          <w:rFonts w:ascii="Times New Roman" w:hAnsi="Times New Roman" w:cs="Times New Roman"/>
          <w:sz w:val="22"/>
          <w:szCs w:val="22"/>
        </w:rPr>
        <w:t xml:space="preserve"> fertile ground to test the relative engagement of each change mechanism. Because the </w:t>
      </w:r>
      <w:r>
        <w:rPr>
          <w:rFonts w:ascii="Times New Roman" w:hAnsi="Times New Roman" w:cs="Times New Roman"/>
          <w:sz w:val="22"/>
          <w:szCs w:val="22"/>
        </w:rPr>
        <w:t xml:space="preserve">three </w:t>
      </w:r>
      <w:r w:rsidRPr="00406274">
        <w:rPr>
          <w:rFonts w:ascii="Times New Roman" w:hAnsi="Times New Roman" w:cs="Times New Roman"/>
          <w:sz w:val="22"/>
          <w:szCs w:val="22"/>
        </w:rPr>
        <w:t xml:space="preserve">change mechanisms would predict </w:t>
      </w:r>
      <w:r>
        <w:rPr>
          <w:rFonts w:ascii="Times New Roman" w:hAnsi="Times New Roman" w:cs="Times New Roman"/>
          <w:sz w:val="22"/>
          <w:szCs w:val="22"/>
        </w:rPr>
        <w:t>distinct</w:t>
      </w:r>
      <w:r w:rsidRPr="00406274">
        <w:rPr>
          <w:rFonts w:ascii="Times New Roman" w:hAnsi="Times New Roman" w:cs="Times New Roman"/>
          <w:sz w:val="22"/>
          <w:szCs w:val="22"/>
        </w:rPr>
        <w:t xml:space="preserve"> perceptual outcomes depending on the properties of the exposure and test stimuli, </w:t>
      </w:r>
      <w:r w:rsidR="00494683">
        <w:rPr>
          <w:rFonts w:ascii="Times New Roman" w:hAnsi="Times New Roman" w:cs="Times New Roman"/>
          <w:sz w:val="22"/>
          <w:szCs w:val="22"/>
        </w:rPr>
        <w:t xml:space="preserve">these differences can be </w:t>
      </w:r>
      <w:r w:rsidR="00C80255">
        <w:rPr>
          <w:rFonts w:ascii="Times New Roman" w:hAnsi="Times New Roman" w:cs="Times New Roman"/>
          <w:sz w:val="22"/>
          <w:szCs w:val="22"/>
        </w:rPr>
        <w:t>used</w:t>
      </w:r>
      <w:r w:rsidR="00494683">
        <w:rPr>
          <w:rFonts w:ascii="Times New Roman" w:hAnsi="Times New Roman" w:cs="Times New Roman"/>
          <w:sz w:val="22"/>
          <w:szCs w:val="22"/>
        </w:rPr>
        <w:t xml:space="preserve"> to</w:t>
      </w:r>
      <w:r w:rsidRPr="00406274">
        <w:rPr>
          <w:rFonts w:ascii="Times New Roman" w:hAnsi="Times New Roman" w:cs="Times New Roman"/>
          <w:sz w:val="22"/>
          <w:szCs w:val="22"/>
        </w:rPr>
        <w:t xml:space="preserve"> distinguish between model predictions. In the general discussion below, we explore how such tests are possible.</w:t>
      </w:r>
    </w:p>
    <w:p w14:paraId="5BCCFA7F" w14:textId="16790FC3" w:rsidR="00ED7557" w:rsidRPr="00DB52FA" w:rsidRDefault="00000000">
      <w:pPr>
        <w:pStyle w:val="Heading1"/>
        <w:rPr>
          <w:rFonts w:ascii="Times New Roman" w:hAnsi="Times New Roman" w:cs="Times New Roman"/>
          <w:color w:val="0070C0"/>
          <w:sz w:val="22"/>
          <w:szCs w:val="22"/>
        </w:rPr>
      </w:pPr>
      <w:commentRangeStart w:id="34"/>
      <w:commentRangeStart w:id="35"/>
      <w:r w:rsidRPr="00DB52FA">
        <w:rPr>
          <w:rFonts w:ascii="Times New Roman" w:hAnsi="Times New Roman" w:cs="Times New Roman"/>
          <w:color w:val="0070C0"/>
          <w:sz w:val="22"/>
          <w:szCs w:val="22"/>
        </w:rPr>
        <w:lastRenderedPageBreak/>
        <w:t>General discussion</w:t>
      </w:r>
      <w:commentRangeEnd w:id="34"/>
      <w:r w:rsidR="007344C7" w:rsidRPr="00DB52FA">
        <w:rPr>
          <w:rStyle w:val="CommentReference"/>
          <w:rFonts w:asciiTheme="minorHAnsi" w:eastAsiaTheme="minorHAnsi" w:hAnsiTheme="minorHAnsi" w:cstheme="minorBidi"/>
          <w:b w:val="0"/>
          <w:bCs w:val="0"/>
          <w:color w:val="0070C0"/>
        </w:rPr>
        <w:commentReference w:id="34"/>
      </w:r>
      <w:commentRangeEnd w:id="35"/>
      <w:r w:rsidR="005270D7">
        <w:rPr>
          <w:rStyle w:val="CommentReference"/>
          <w:rFonts w:asciiTheme="minorHAnsi" w:eastAsiaTheme="minorHAnsi" w:hAnsiTheme="minorHAnsi" w:cstheme="minorBidi"/>
          <w:b w:val="0"/>
          <w:bCs w:val="0"/>
          <w:color w:val="auto"/>
        </w:rPr>
        <w:commentReference w:id="35"/>
      </w:r>
    </w:p>
    <w:p w14:paraId="53275E37" w14:textId="471409E9" w:rsidR="006C0F68" w:rsidRDefault="003003B6" w:rsidP="006C0F68">
      <w:pPr>
        <w:pStyle w:val="FirstParagraph"/>
        <w:rPr>
          <w:rFonts w:ascii="Times New Roman" w:hAnsi="Times New Roman" w:cs="Times New Roman"/>
          <w:sz w:val="22"/>
          <w:szCs w:val="22"/>
        </w:rPr>
      </w:pPr>
      <w:r>
        <w:rPr>
          <w:rFonts w:ascii="Times New Roman" w:hAnsi="Times New Roman" w:cs="Times New Roman"/>
          <w:sz w:val="22"/>
          <w:szCs w:val="22"/>
        </w:rPr>
        <w:t>The two</w:t>
      </w:r>
      <w:r w:rsidR="00870165">
        <w:rPr>
          <w:rFonts w:ascii="Times New Roman" w:hAnsi="Times New Roman" w:cs="Times New Roman"/>
          <w:sz w:val="22"/>
          <w:szCs w:val="22"/>
        </w:rPr>
        <w:t xml:space="preserve"> case studies </w:t>
      </w:r>
      <w:r>
        <w:rPr>
          <w:rFonts w:ascii="Times New Roman" w:hAnsi="Times New Roman" w:cs="Times New Roman"/>
          <w:sz w:val="22"/>
          <w:szCs w:val="22"/>
        </w:rPr>
        <w:t xml:space="preserve">we have presented </w:t>
      </w:r>
      <w:r w:rsidR="00870165">
        <w:rPr>
          <w:rFonts w:ascii="Times New Roman" w:hAnsi="Times New Roman" w:cs="Times New Roman"/>
          <w:sz w:val="22"/>
          <w:szCs w:val="22"/>
        </w:rPr>
        <w:t xml:space="preserve">provide two </w:t>
      </w:r>
      <w:r w:rsidR="00D43D44">
        <w:rPr>
          <w:rFonts w:ascii="Times New Roman" w:hAnsi="Times New Roman" w:cs="Times New Roman"/>
          <w:sz w:val="22"/>
          <w:szCs w:val="22"/>
        </w:rPr>
        <w:t xml:space="preserve">important </w:t>
      </w:r>
      <w:r w:rsidR="00870165">
        <w:rPr>
          <w:rFonts w:ascii="Times New Roman" w:hAnsi="Times New Roman" w:cs="Times New Roman"/>
          <w:sz w:val="22"/>
          <w:szCs w:val="22"/>
        </w:rPr>
        <w:t xml:space="preserve">insights. First, </w:t>
      </w:r>
      <w:r w:rsidR="00870165" w:rsidRPr="00D61D5F">
        <w:rPr>
          <w:rFonts w:ascii="Times New Roman" w:hAnsi="Times New Roman" w:cs="Times New Roman"/>
          <w:sz w:val="22"/>
          <w:szCs w:val="22"/>
        </w:rPr>
        <w:t>the signature results from two</w:t>
      </w:r>
      <w:r w:rsidR="00870165">
        <w:rPr>
          <w:rFonts w:ascii="Times New Roman" w:hAnsi="Times New Roman" w:cs="Times New Roman"/>
          <w:sz w:val="22"/>
          <w:szCs w:val="22"/>
        </w:rPr>
        <w:t xml:space="preserve"> influential</w:t>
      </w:r>
      <w:r w:rsidR="00870165" w:rsidRPr="00D61D5F">
        <w:rPr>
          <w:rFonts w:ascii="Times New Roman" w:hAnsi="Times New Roman" w:cs="Times New Roman"/>
          <w:sz w:val="22"/>
          <w:szCs w:val="22"/>
        </w:rPr>
        <w:t xml:space="preserve"> lines of research</w:t>
      </w:r>
      <w:r w:rsidR="0036609B">
        <w:rPr>
          <w:rFonts w:ascii="Times New Roman" w:hAnsi="Times New Roman" w:cs="Times New Roman"/>
          <w:sz w:val="22"/>
          <w:szCs w:val="22"/>
        </w:rPr>
        <w:t>---</w:t>
      </w:r>
      <w:r w:rsidR="00870165">
        <w:rPr>
          <w:rFonts w:ascii="Times New Roman" w:hAnsi="Times New Roman" w:cs="Times New Roman"/>
          <w:sz w:val="22"/>
          <w:szCs w:val="22"/>
        </w:rPr>
        <w:t xml:space="preserve">often </w:t>
      </w:r>
      <w:r w:rsidR="006C0F68">
        <w:rPr>
          <w:rFonts w:ascii="Times New Roman" w:hAnsi="Times New Roman" w:cs="Times New Roman"/>
          <w:sz w:val="22"/>
          <w:szCs w:val="22"/>
        </w:rPr>
        <w:t>taken</w:t>
      </w:r>
      <w:r w:rsidR="00870165">
        <w:rPr>
          <w:rFonts w:ascii="Times New Roman" w:hAnsi="Times New Roman" w:cs="Times New Roman"/>
          <w:sz w:val="22"/>
          <w:szCs w:val="22"/>
        </w:rPr>
        <w:t xml:space="preserve"> to </w:t>
      </w:r>
      <w:r>
        <w:rPr>
          <w:rFonts w:ascii="Times New Roman" w:hAnsi="Times New Roman" w:cs="Times New Roman"/>
          <w:sz w:val="22"/>
          <w:szCs w:val="22"/>
        </w:rPr>
        <w:t xml:space="preserve">lend support to </w:t>
      </w:r>
      <w:r w:rsidR="00870165">
        <w:rPr>
          <w:rFonts w:ascii="Times New Roman" w:hAnsi="Times New Roman" w:cs="Times New Roman"/>
          <w:sz w:val="22"/>
          <w:szCs w:val="22"/>
        </w:rPr>
        <w:t>changes in category representations</w:t>
      </w:r>
      <w:r w:rsidR="0036609B">
        <w:rPr>
          <w:rFonts w:ascii="Times New Roman" w:hAnsi="Times New Roman" w:cs="Times New Roman"/>
          <w:sz w:val="22"/>
          <w:szCs w:val="22"/>
        </w:rPr>
        <w:t>---</w:t>
      </w:r>
      <w:r w:rsidR="00870165" w:rsidRPr="00D61D5F">
        <w:rPr>
          <w:rFonts w:ascii="Times New Roman" w:hAnsi="Times New Roman" w:cs="Times New Roman"/>
          <w:sz w:val="22"/>
          <w:szCs w:val="22"/>
        </w:rPr>
        <w:t xml:space="preserve">are </w:t>
      </w:r>
      <w:r w:rsidR="00870165">
        <w:rPr>
          <w:rFonts w:ascii="Times New Roman" w:hAnsi="Times New Roman" w:cs="Times New Roman"/>
          <w:sz w:val="22"/>
          <w:szCs w:val="22"/>
        </w:rPr>
        <w:t>actually</w:t>
      </w:r>
      <w:r w:rsidR="00870165" w:rsidRPr="00D61D5F">
        <w:rPr>
          <w:rFonts w:ascii="Times New Roman" w:hAnsi="Times New Roman" w:cs="Times New Roman"/>
          <w:sz w:val="22"/>
          <w:szCs w:val="22"/>
        </w:rPr>
        <w:t xml:space="preserve"> compatible </w:t>
      </w:r>
      <w:r w:rsidR="003E4C9D">
        <w:rPr>
          <w:rFonts w:ascii="Times New Roman" w:hAnsi="Times New Roman" w:cs="Times New Roman"/>
          <w:sz w:val="22"/>
          <w:szCs w:val="22"/>
        </w:rPr>
        <w:t>with computationally more parsimonious change mechanisms</w:t>
      </w:r>
      <w:r w:rsidR="00870165">
        <w:rPr>
          <w:rFonts w:ascii="Times New Roman" w:hAnsi="Times New Roman" w:cs="Times New Roman"/>
          <w:sz w:val="22"/>
          <w:szCs w:val="22"/>
        </w:rPr>
        <w:t xml:space="preserve"> </w:t>
      </w:r>
      <w:r w:rsidR="003E4C9D">
        <w:rPr>
          <w:rFonts w:ascii="Times New Roman" w:hAnsi="Times New Roman" w:cs="Times New Roman"/>
          <w:sz w:val="22"/>
          <w:szCs w:val="22"/>
        </w:rPr>
        <w:t>(</w:t>
      </w:r>
      <w:r w:rsidR="00870165" w:rsidRPr="00D61D5F">
        <w:rPr>
          <w:rFonts w:ascii="Times New Roman" w:hAnsi="Times New Roman" w:cs="Times New Roman"/>
          <w:sz w:val="22"/>
          <w:szCs w:val="22"/>
        </w:rPr>
        <w:t xml:space="preserve">pre-linguistic signal normalization </w:t>
      </w:r>
      <w:r w:rsidR="00D83A16">
        <w:rPr>
          <w:rFonts w:ascii="Times New Roman" w:hAnsi="Times New Roman" w:cs="Times New Roman"/>
          <w:sz w:val="22"/>
          <w:szCs w:val="22"/>
        </w:rPr>
        <w:t>and</w:t>
      </w:r>
      <w:r w:rsidR="00870165" w:rsidRPr="00D61D5F">
        <w:rPr>
          <w:rFonts w:ascii="Times New Roman" w:hAnsi="Times New Roman" w:cs="Times New Roman"/>
          <w:sz w:val="22"/>
          <w:szCs w:val="22"/>
        </w:rPr>
        <w:t xml:space="preserve"> changes in </w:t>
      </w:r>
      <w:r w:rsidR="00870165">
        <w:rPr>
          <w:rFonts w:ascii="Times New Roman" w:hAnsi="Times New Roman" w:cs="Times New Roman"/>
          <w:sz w:val="22"/>
          <w:szCs w:val="22"/>
        </w:rPr>
        <w:t xml:space="preserve">post-perceptual </w:t>
      </w:r>
      <w:r w:rsidR="00870165" w:rsidRPr="00D61D5F">
        <w:rPr>
          <w:rFonts w:ascii="Times New Roman" w:hAnsi="Times New Roman" w:cs="Times New Roman"/>
          <w:sz w:val="22"/>
          <w:szCs w:val="22"/>
        </w:rPr>
        <w:t>decision-</w:t>
      </w:r>
      <w:commentRangeStart w:id="36"/>
      <w:r w:rsidR="00870165" w:rsidRPr="00D61D5F">
        <w:rPr>
          <w:rFonts w:ascii="Times New Roman" w:hAnsi="Times New Roman" w:cs="Times New Roman"/>
          <w:sz w:val="22"/>
          <w:szCs w:val="22"/>
        </w:rPr>
        <w:t>making</w:t>
      </w:r>
      <w:commentRangeEnd w:id="36"/>
      <w:r w:rsidR="00172F6C">
        <w:rPr>
          <w:rStyle w:val="CommentReference"/>
        </w:rPr>
        <w:commentReference w:id="36"/>
      </w:r>
      <w:r w:rsidR="00870165">
        <w:rPr>
          <w:rFonts w:ascii="Times New Roman" w:hAnsi="Times New Roman" w:cs="Times New Roman"/>
          <w:sz w:val="22"/>
          <w:szCs w:val="22"/>
        </w:rPr>
        <w:t xml:space="preserve">). </w:t>
      </w:r>
      <w:r w:rsidR="006C0F68">
        <w:rPr>
          <w:rFonts w:ascii="Times New Roman" w:hAnsi="Times New Roman" w:cs="Times New Roman"/>
          <w:sz w:val="22"/>
          <w:szCs w:val="22"/>
        </w:rPr>
        <w:t>Additional case studies not reported here suggest that this finding is likely to</w:t>
      </w:r>
      <w:r w:rsidR="006C0F68" w:rsidRPr="00D61D5F">
        <w:rPr>
          <w:rFonts w:ascii="Times New Roman" w:hAnsi="Times New Roman" w:cs="Times New Roman"/>
          <w:sz w:val="22"/>
          <w:szCs w:val="22"/>
        </w:rPr>
        <w:t xml:space="preserve"> generalize </w:t>
      </w:r>
      <w:r w:rsidR="006C0F68">
        <w:rPr>
          <w:rFonts w:ascii="Times New Roman" w:hAnsi="Times New Roman" w:cs="Times New Roman"/>
          <w:sz w:val="22"/>
          <w:szCs w:val="22"/>
        </w:rPr>
        <w:t xml:space="preserve">at least partly </w:t>
      </w:r>
      <w:r w:rsidR="006C0F68" w:rsidRPr="00D61D5F">
        <w:rPr>
          <w:rFonts w:ascii="Times New Roman" w:hAnsi="Times New Roman" w:cs="Times New Roman"/>
          <w:sz w:val="22"/>
          <w:szCs w:val="22"/>
        </w:rPr>
        <w:t xml:space="preserve">to other types of exposure-test paradigms, such as distributional learning paradigms over a single phonetic cue </w:t>
      </w:r>
      <w:r w:rsidR="006C0F68" w:rsidRPr="00B468E2">
        <w:rPr>
          <w:rFonts w:ascii="Times New Roman" w:hAnsi="Times New Roman" w:cs="Times New Roman"/>
          <w:sz w:val="22"/>
          <w:szCs w:val="22"/>
        </w:rPr>
        <w:t>[@clayards2008; @kleinschmidt-jaeger2016cogsci]</w:t>
      </w:r>
      <w:r w:rsidR="00D83A16">
        <w:rPr>
          <w:rFonts w:ascii="Times New Roman" w:hAnsi="Times New Roman" w:cs="Times New Roman"/>
          <w:sz w:val="22"/>
          <w:szCs w:val="22"/>
        </w:rPr>
        <w:t xml:space="preserve"> </w:t>
      </w:r>
      <w:r w:rsidR="006C0F68" w:rsidRPr="00D61D5F">
        <w:rPr>
          <w:rFonts w:ascii="Times New Roman" w:hAnsi="Times New Roman" w:cs="Times New Roman"/>
          <w:sz w:val="22"/>
          <w:szCs w:val="22"/>
        </w:rPr>
        <w:t>and</w:t>
      </w:r>
      <w:r w:rsidR="006C0F68">
        <w:rPr>
          <w:rFonts w:ascii="Times New Roman" w:hAnsi="Times New Roman" w:cs="Times New Roman"/>
          <w:sz w:val="22"/>
          <w:szCs w:val="22"/>
        </w:rPr>
        <w:t xml:space="preserve"> </w:t>
      </w:r>
      <w:r w:rsidR="006C0F68" w:rsidRPr="00D61D5F">
        <w:rPr>
          <w:rFonts w:ascii="Times New Roman" w:hAnsi="Times New Roman" w:cs="Times New Roman"/>
          <w:sz w:val="22"/>
          <w:szCs w:val="22"/>
        </w:rPr>
        <w:t xml:space="preserve">dimension-based statistical learning paradigms that manipulate the relative informativity of cues </w:t>
      </w:r>
      <w:r w:rsidR="006C0F68">
        <w:rPr>
          <w:rFonts w:ascii="Times New Roman" w:hAnsi="Times New Roman" w:cs="Times New Roman"/>
          <w:sz w:val="22"/>
          <w:szCs w:val="22"/>
        </w:rPr>
        <w:t>[</w:t>
      </w:r>
      <w:r w:rsidR="006C0F68" w:rsidRPr="00B468E2">
        <w:rPr>
          <w:rFonts w:ascii="Times New Roman" w:hAnsi="Times New Roman" w:cs="Times New Roman"/>
          <w:sz w:val="22"/>
          <w:szCs w:val="22"/>
        </w:rPr>
        <w:t>@idemaru-holt2011; @idemaru-holt2020].</w:t>
      </w:r>
      <w:r w:rsidR="006C0F68" w:rsidRPr="0035166A">
        <w:rPr>
          <w:rFonts w:ascii="Times New Roman" w:hAnsi="Times New Roman" w:cs="Times New Roman"/>
          <w:sz w:val="22"/>
          <w:szCs w:val="22"/>
        </w:rPr>
        <w:t xml:space="preserve">^[There are, however, important differences in the extent to which </w:t>
      </w:r>
      <w:r w:rsidR="006C0F68">
        <w:rPr>
          <w:rFonts w:ascii="Times New Roman" w:hAnsi="Times New Roman" w:cs="Times New Roman"/>
          <w:sz w:val="22"/>
          <w:szCs w:val="22"/>
        </w:rPr>
        <w:t>different research traditions</w:t>
      </w:r>
      <w:r w:rsidR="006C0F68" w:rsidRPr="0035166A">
        <w:rPr>
          <w:rFonts w:ascii="Times New Roman" w:hAnsi="Times New Roman" w:cs="Times New Roman"/>
          <w:sz w:val="22"/>
          <w:szCs w:val="22"/>
        </w:rPr>
        <w:t xml:space="preserve"> have already implemented the recommendations we make below. For example, some </w:t>
      </w:r>
      <w:r w:rsidR="006C0F68">
        <w:rPr>
          <w:rFonts w:ascii="Times New Roman" w:hAnsi="Times New Roman" w:cs="Times New Roman"/>
          <w:sz w:val="22"/>
          <w:szCs w:val="22"/>
        </w:rPr>
        <w:t xml:space="preserve">lines of research tend to </w:t>
      </w:r>
      <w:r w:rsidR="006C0F68" w:rsidRPr="0035166A">
        <w:rPr>
          <w:rFonts w:ascii="Times New Roman" w:hAnsi="Times New Roman" w:cs="Times New Roman"/>
          <w:sz w:val="22"/>
          <w:szCs w:val="22"/>
        </w:rPr>
        <w:t xml:space="preserve">interpret findings relative to the distribution of phonetic cues in the speech input [e.g., studies </w:t>
      </w:r>
      <w:r w:rsidR="006C0F68">
        <w:rPr>
          <w:rFonts w:ascii="Times New Roman" w:hAnsi="Times New Roman" w:cs="Times New Roman"/>
          <w:sz w:val="22"/>
          <w:szCs w:val="22"/>
        </w:rPr>
        <w:t>on</w:t>
      </w:r>
      <w:r w:rsidR="006C0F68" w:rsidRPr="0035166A">
        <w:rPr>
          <w:rFonts w:ascii="Times New Roman" w:hAnsi="Times New Roman" w:cs="Times New Roman"/>
          <w:sz w:val="22"/>
          <w:szCs w:val="22"/>
        </w:rPr>
        <w:t xml:space="preserve"> distributional learning, @bejjanki2011; @clayards2008; @kleinschmidt-jaeger2016pbr; @malone2021; </w:t>
      </w:r>
      <w:r w:rsidR="006C0F68">
        <w:rPr>
          <w:rFonts w:ascii="Times New Roman" w:hAnsi="Times New Roman" w:cs="Times New Roman"/>
          <w:sz w:val="22"/>
          <w:szCs w:val="22"/>
        </w:rPr>
        <w:t xml:space="preserve">studies on dimension-based statistical learning, @idemaru-holt2020; @schertz2016; </w:t>
      </w:r>
      <w:r w:rsidR="006C0F68" w:rsidRPr="0035166A">
        <w:rPr>
          <w:rFonts w:ascii="Times New Roman" w:hAnsi="Times New Roman" w:cs="Times New Roman"/>
          <w:sz w:val="22"/>
          <w:szCs w:val="22"/>
        </w:rPr>
        <w:t xml:space="preserve">for review, see @schertz-clare2020], whereas this remains the exception in other lines of research [but see, e.g., @hitczenko-feldman2016; @tan2021 for accent adaptation; </w:t>
      </w:r>
      <w:r w:rsidR="006C0F68">
        <w:rPr>
          <w:rFonts w:ascii="Times New Roman" w:hAnsi="Times New Roman" w:cs="Times New Roman"/>
          <w:sz w:val="22"/>
          <w:szCs w:val="22"/>
        </w:rPr>
        <w:t xml:space="preserve">@drouin2016; </w:t>
      </w:r>
      <w:r w:rsidR="006C0F68" w:rsidRPr="0035166A">
        <w:rPr>
          <w:rFonts w:ascii="Times New Roman" w:hAnsi="Times New Roman" w:cs="Times New Roman"/>
          <w:sz w:val="22"/>
          <w:szCs w:val="22"/>
        </w:rPr>
        <w:t>@theodore-monto2019 for perceptual recalibration].</w:t>
      </w:r>
      <w:r w:rsidR="00CB46D3">
        <w:rPr>
          <w:rFonts w:ascii="Times New Roman" w:hAnsi="Times New Roman" w:cs="Times New Roman"/>
          <w:sz w:val="22"/>
          <w:szCs w:val="22"/>
        </w:rPr>
        <w:t xml:space="preserve"> See also </w:t>
      </w:r>
      <w:r w:rsidR="00CB46D3" w:rsidRPr="00B5644E">
        <w:rPr>
          <w:rFonts w:ascii="Times New Roman" w:hAnsi="Times New Roman" w:cs="Times New Roman"/>
          <w:sz w:val="22"/>
          <w:szCs w:val="22"/>
        </w:rPr>
        <w:t>SI</w:t>
      </w:r>
      <w:r w:rsidR="00CB46D3">
        <w:rPr>
          <w:rFonts w:ascii="Times New Roman" w:hAnsi="Times New Roman" w:cs="Times New Roman"/>
          <w:sz w:val="22"/>
          <w:szCs w:val="22"/>
        </w:rPr>
        <w:t xml:space="preserve">, </w:t>
      </w:r>
      <w:r w:rsidR="00CB46D3" w:rsidRPr="00B5644E">
        <w:rPr>
          <w:rFonts w:ascii="Times New Roman" w:hAnsi="Times New Roman" w:cs="Times New Roman"/>
          <w:sz w:val="22"/>
          <w:szCs w:val="22"/>
        </w:rPr>
        <w:t>\@ref(sec:discussion-sufficiency)</w:t>
      </w:r>
      <w:r w:rsidR="00CB46D3">
        <w:rPr>
          <w:rFonts w:ascii="Times New Roman" w:hAnsi="Times New Roman" w:cs="Times New Roman"/>
          <w:sz w:val="22"/>
          <w:szCs w:val="22"/>
        </w:rPr>
        <w:t>.</w:t>
      </w:r>
      <w:r w:rsidR="006C0F68" w:rsidRPr="0035166A">
        <w:rPr>
          <w:rFonts w:ascii="Times New Roman" w:hAnsi="Times New Roman" w:cs="Times New Roman"/>
          <w:sz w:val="22"/>
          <w:szCs w:val="22"/>
        </w:rPr>
        <w:t>]</w:t>
      </w:r>
      <w:r w:rsidR="006C0F68" w:rsidRPr="00D61D5F">
        <w:rPr>
          <w:rFonts w:ascii="Times New Roman" w:hAnsi="Times New Roman" w:cs="Times New Roman"/>
          <w:sz w:val="22"/>
          <w:szCs w:val="22"/>
        </w:rPr>
        <w:t xml:space="preserve"> </w:t>
      </w:r>
    </w:p>
    <w:p w14:paraId="0A6CB3BF" w14:textId="44DF7900" w:rsidR="007B4C26" w:rsidRDefault="00AB138D" w:rsidP="00F80FA2">
      <w:pPr>
        <w:pStyle w:val="FirstParagraph"/>
        <w:rPr>
          <w:rFonts w:ascii="Times New Roman" w:hAnsi="Times New Roman" w:cs="Times New Roman"/>
          <w:sz w:val="22"/>
          <w:szCs w:val="22"/>
        </w:rPr>
      </w:pPr>
      <w:r>
        <w:rPr>
          <w:rFonts w:ascii="Times New Roman" w:hAnsi="Times New Roman" w:cs="Times New Roman"/>
          <w:sz w:val="22"/>
          <w:szCs w:val="22"/>
        </w:rPr>
        <w:t xml:space="preserve">As already </w:t>
      </w:r>
      <w:r w:rsidR="00415ACD">
        <w:rPr>
          <w:rFonts w:ascii="Times New Roman" w:hAnsi="Times New Roman" w:cs="Times New Roman"/>
          <w:sz w:val="22"/>
          <w:szCs w:val="22"/>
        </w:rPr>
        <w:t>mentioned</w:t>
      </w:r>
      <w:r>
        <w:rPr>
          <w:rFonts w:ascii="Times New Roman" w:hAnsi="Times New Roman" w:cs="Times New Roman"/>
          <w:sz w:val="22"/>
          <w:szCs w:val="22"/>
        </w:rPr>
        <w:t>, t</w:t>
      </w:r>
      <w:r w:rsidR="003003B6">
        <w:rPr>
          <w:rFonts w:ascii="Times New Roman" w:hAnsi="Times New Roman" w:cs="Times New Roman"/>
          <w:sz w:val="22"/>
          <w:szCs w:val="22"/>
        </w:rPr>
        <w:t>his</w:t>
      </w:r>
      <w:r w:rsidR="003003B6" w:rsidRPr="004B3B4E">
        <w:rPr>
          <w:rFonts w:ascii="Times New Roman" w:hAnsi="Times New Roman" w:cs="Times New Roman"/>
          <w:sz w:val="22"/>
          <w:szCs w:val="22"/>
        </w:rPr>
        <w:t xml:space="preserve"> does not mean that normalization, representation, and decision-making mechanisms always predict the same response patterns—they do not. Nor does it mean that the </w:t>
      </w:r>
      <w:r w:rsidR="00524BF8">
        <w:rPr>
          <w:rFonts w:ascii="Times New Roman" w:hAnsi="Times New Roman" w:cs="Times New Roman"/>
          <w:sz w:val="22"/>
          <w:szCs w:val="22"/>
        </w:rPr>
        <w:t xml:space="preserve">relative involvement of the </w:t>
      </w:r>
      <w:r w:rsidR="003003B6" w:rsidRPr="004B3B4E">
        <w:rPr>
          <w:rFonts w:ascii="Times New Roman" w:hAnsi="Times New Roman" w:cs="Times New Roman"/>
          <w:sz w:val="22"/>
          <w:szCs w:val="22"/>
        </w:rPr>
        <w:t>three mechanisms</w:t>
      </w:r>
      <w:r w:rsidR="00524BF8">
        <w:rPr>
          <w:rFonts w:ascii="Times New Roman" w:hAnsi="Times New Roman" w:cs="Times New Roman"/>
          <w:sz w:val="22"/>
          <w:szCs w:val="22"/>
        </w:rPr>
        <w:t xml:space="preserve"> </w:t>
      </w:r>
      <w:r w:rsidR="003003B6" w:rsidRPr="004B3B4E">
        <w:rPr>
          <w:rFonts w:ascii="Times New Roman" w:hAnsi="Times New Roman" w:cs="Times New Roman"/>
          <w:sz w:val="22"/>
          <w:szCs w:val="22"/>
        </w:rPr>
        <w:t xml:space="preserve">cannot be </w:t>
      </w:r>
      <w:r w:rsidR="00524BF8">
        <w:rPr>
          <w:rFonts w:ascii="Times New Roman" w:hAnsi="Times New Roman" w:cs="Times New Roman"/>
          <w:sz w:val="22"/>
          <w:szCs w:val="22"/>
        </w:rPr>
        <w:t>empirically determined</w:t>
      </w:r>
      <w:r w:rsidR="003003B6" w:rsidRPr="004B3B4E">
        <w:rPr>
          <w:rFonts w:ascii="Times New Roman" w:hAnsi="Times New Roman" w:cs="Times New Roman"/>
          <w:sz w:val="22"/>
          <w:szCs w:val="22"/>
        </w:rPr>
        <w:t xml:space="preserve"> through experiment</w:t>
      </w:r>
      <w:r w:rsidR="00524BF8">
        <w:rPr>
          <w:rFonts w:ascii="Times New Roman" w:hAnsi="Times New Roman" w:cs="Times New Roman"/>
          <w:sz w:val="22"/>
          <w:szCs w:val="22"/>
        </w:rPr>
        <w:t>s</w:t>
      </w:r>
      <w:r w:rsidR="003003B6" w:rsidRPr="004B3B4E">
        <w:rPr>
          <w:rFonts w:ascii="Times New Roman" w:hAnsi="Times New Roman" w:cs="Times New Roman"/>
          <w:sz w:val="22"/>
          <w:szCs w:val="22"/>
        </w:rPr>
        <w:t xml:space="preserve">. </w:t>
      </w:r>
      <w:r>
        <w:rPr>
          <w:rFonts w:ascii="Times New Roman" w:hAnsi="Times New Roman" w:cs="Times New Roman"/>
          <w:sz w:val="22"/>
          <w:szCs w:val="22"/>
        </w:rPr>
        <w:t xml:space="preserve">Rather, as we show in more detail below, it means that the </w:t>
      </w:r>
      <w:ins w:id="37" w:author="Jaeger, Florian" w:date="2022-10-28T14:04:00Z">
        <w:r w:rsidR="0036609B">
          <w:rPr>
            <w:rFonts w:ascii="Times New Roman" w:hAnsi="Times New Roman" w:cs="Times New Roman"/>
            <w:sz w:val="22"/>
            <w:szCs w:val="22"/>
          </w:rPr>
          <w:t>_</w:t>
        </w:r>
      </w:ins>
      <w:ins w:id="38" w:author="Jaeger, Florian" w:date="2022-10-28T14:28:00Z">
        <w:r w:rsidR="0036609B">
          <w:rPr>
            <w:rFonts w:ascii="Times New Roman" w:hAnsi="Times New Roman" w:cs="Times New Roman"/>
            <w:sz w:val="22"/>
            <w:szCs w:val="22"/>
          </w:rPr>
          <w:t>design</w:t>
        </w:r>
      </w:ins>
      <w:ins w:id="39" w:author="Jaeger, Florian" w:date="2022-10-28T14:04:00Z">
        <w:r w:rsidR="0036609B">
          <w:rPr>
            <w:rFonts w:ascii="Times New Roman" w:hAnsi="Times New Roman" w:cs="Times New Roman"/>
            <w:sz w:val="22"/>
            <w:szCs w:val="22"/>
          </w:rPr>
          <w:t xml:space="preserve">_ and </w:t>
        </w:r>
      </w:ins>
      <w:r>
        <w:rPr>
          <w:rFonts w:ascii="Times New Roman" w:hAnsi="Times New Roman" w:cs="Times New Roman"/>
          <w:sz w:val="22"/>
          <w:szCs w:val="22"/>
        </w:rPr>
        <w:t>_</w:t>
      </w:r>
      <w:ins w:id="40" w:author="Jaeger, Florian" w:date="2022-10-28T14:29:00Z">
        <w:r w:rsidR="0036609B">
          <w:rPr>
            <w:rFonts w:ascii="Times New Roman" w:hAnsi="Times New Roman" w:cs="Times New Roman"/>
            <w:sz w:val="22"/>
            <w:szCs w:val="22"/>
          </w:rPr>
          <w:t xml:space="preserve">level of </w:t>
        </w:r>
      </w:ins>
      <w:del w:id="41" w:author="Jaeger, Florian" w:date="2022-10-28T14:27:00Z">
        <w:r w:rsidDel="0036609B">
          <w:rPr>
            <w:rFonts w:ascii="Times New Roman" w:hAnsi="Times New Roman" w:cs="Times New Roman"/>
            <w:sz w:val="22"/>
            <w:szCs w:val="22"/>
          </w:rPr>
          <w:delText xml:space="preserve">level of </w:delText>
        </w:r>
      </w:del>
      <w:r>
        <w:rPr>
          <w:rFonts w:ascii="Times New Roman" w:hAnsi="Times New Roman" w:cs="Times New Roman"/>
          <w:sz w:val="22"/>
          <w:szCs w:val="22"/>
        </w:rPr>
        <w:t xml:space="preserve">analysis_ </w:t>
      </w:r>
      <w:del w:id="42" w:author="Jaeger, Florian" w:date="2022-10-28T14:30:00Z">
        <w:r w:rsidDel="0036609B">
          <w:rPr>
            <w:rFonts w:ascii="Times New Roman" w:hAnsi="Times New Roman" w:cs="Times New Roman"/>
            <w:sz w:val="22"/>
            <w:szCs w:val="22"/>
          </w:rPr>
          <w:delText xml:space="preserve">that </w:delText>
        </w:r>
        <w:r w:rsidR="00524BF8" w:rsidDel="0036609B">
          <w:rPr>
            <w:rFonts w:ascii="Times New Roman" w:hAnsi="Times New Roman" w:cs="Times New Roman"/>
            <w:sz w:val="22"/>
            <w:szCs w:val="22"/>
          </w:rPr>
          <w:delText>continue</w:delText>
        </w:r>
      </w:del>
      <w:del w:id="43" w:author="Jaeger, Florian" w:date="2022-10-28T14:05:00Z">
        <w:r w:rsidR="00524BF8" w:rsidDel="0036609B">
          <w:rPr>
            <w:rFonts w:ascii="Times New Roman" w:hAnsi="Times New Roman" w:cs="Times New Roman"/>
            <w:sz w:val="22"/>
            <w:szCs w:val="22"/>
          </w:rPr>
          <w:delText>s</w:delText>
        </w:r>
      </w:del>
      <w:del w:id="44" w:author="Jaeger, Florian" w:date="2022-10-28T14:30:00Z">
        <w:r w:rsidR="00524BF8" w:rsidDel="0036609B">
          <w:rPr>
            <w:rFonts w:ascii="Times New Roman" w:hAnsi="Times New Roman" w:cs="Times New Roman"/>
            <w:sz w:val="22"/>
            <w:szCs w:val="22"/>
          </w:rPr>
          <w:delText xml:space="preserve"> to be</w:delText>
        </w:r>
        <w:r w:rsidDel="0036609B">
          <w:rPr>
            <w:rFonts w:ascii="Times New Roman" w:hAnsi="Times New Roman" w:cs="Times New Roman"/>
            <w:sz w:val="22"/>
            <w:szCs w:val="22"/>
          </w:rPr>
          <w:delText xml:space="preserve"> </w:delText>
        </w:r>
      </w:del>
      <w:del w:id="45" w:author="Jaeger, Florian" w:date="2022-10-28T14:28:00Z">
        <w:r w:rsidDel="0036609B">
          <w:rPr>
            <w:rFonts w:ascii="Times New Roman" w:hAnsi="Times New Roman" w:cs="Times New Roman"/>
            <w:sz w:val="22"/>
            <w:szCs w:val="22"/>
          </w:rPr>
          <w:delText xml:space="preserve">employed </w:delText>
        </w:r>
      </w:del>
      <w:ins w:id="46" w:author="Jaeger, Florian" w:date="2022-10-28T14:29:00Z">
        <w:r w:rsidR="0036609B">
          <w:rPr>
            <w:rFonts w:ascii="Times New Roman" w:hAnsi="Times New Roman" w:cs="Times New Roman"/>
            <w:sz w:val="22"/>
            <w:szCs w:val="22"/>
          </w:rPr>
          <w:t>employed</w:t>
        </w:r>
      </w:ins>
      <w:ins w:id="47" w:author="Jaeger, Florian" w:date="2022-10-28T14:28:00Z">
        <w:r w:rsidR="0036609B">
          <w:rPr>
            <w:rFonts w:ascii="Times New Roman" w:hAnsi="Times New Roman" w:cs="Times New Roman"/>
            <w:sz w:val="22"/>
            <w:szCs w:val="22"/>
          </w:rPr>
          <w:t xml:space="preserve"> </w:t>
        </w:r>
      </w:ins>
      <w:r>
        <w:rPr>
          <w:rFonts w:ascii="Times New Roman" w:hAnsi="Times New Roman" w:cs="Times New Roman"/>
          <w:sz w:val="22"/>
          <w:szCs w:val="22"/>
        </w:rPr>
        <w:t>in m</w:t>
      </w:r>
      <w:r w:rsidR="00524BF8">
        <w:rPr>
          <w:rFonts w:ascii="Times New Roman" w:hAnsi="Times New Roman" w:cs="Times New Roman"/>
          <w:sz w:val="22"/>
          <w:szCs w:val="22"/>
        </w:rPr>
        <w:t xml:space="preserve">any </w:t>
      </w:r>
      <w:r>
        <w:rPr>
          <w:rFonts w:ascii="Times New Roman" w:hAnsi="Times New Roman" w:cs="Times New Roman"/>
          <w:sz w:val="22"/>
          <w:szCs w:val="22"/>
        </w:rPr>
        <w:t xml:space="preserve">studies </w:t>
      </w:r>
      <w:ins w:id="48" w:author="Jaeger, Florian" w:date="2022-10-28T14:28:00Z">
        <w:r w:rsidR="0036609B">
          <w:rPr>
            <w:rFonts w:ascii="Times New Roman" w:hAnsi="Times New Roman" w:cs="Times New Roman"/>
            <w:sz w:val="22"/>
            <w:szCs w:val="22"/>
          </w:rPr>
          <w:t>severely limit what the</w:t>
        </w:r>
      </w:ins>
      <w:ins w:id="49" w:author="Jaeger, Florian" w:date="2022-10-28T14:30:00Z">
        <w:r w:rsidR="0036609B">
          <w:rPr>
            <w:rFonts w:ascii="Times New Roman" w:hAnsi="Times New Roman" w:cs="Times New Roman"/>
            <w:sz w:val="22"/>
            <w:szCs w:val="22"/>
          </w:rPr>
          <w:t xml:space="preserve"> resulting</w:t>
        </w:r>
      </w:ins>
      <w:ins w:id="50" w:author="Jaeger, Florian" w:date="2022-10-28T14:28:00Z">
        <w:r w:rsidR="0036609B">
          <w:rPr>
            <w:rFonts w:ascii="Times New Roman" w:hAnsi="Times New Roman" w:cs="Times New Roman"/>
            <w:sz w:val="22"/>
            <w:szCs w:val="22"/>
          </w:rPr>
          <w:t xml:space="preserve"> experiments can tell us about </w:t>
        </w:r>
      </w:ins>
      <w:del w:id="51" w:author="Jaeger, Florian" w:date="2022-10-28T14:22:00Z">
        <w:r w:rsidRPr="0036609B" w:rsidDel="0036609B">
          <w:rPr>
            <w:rFonts w:ascii="Times New Roman" w:hAnsi="Times New Roman" w:cs="Times New Roman"/>
            <w:sz w:val="22"/>
            <w:szCs w:val="22"/>
          </w:rPr>
          <w:delText>shed</w:delText>
        </w:r>
      </w:del>
      <w:del w:id="52" w:author="Jaeger, Florian" w:date="2022-10-28T14:05:00Z">
        <w:r w:rsidRPr="0036609B" w:rsidDel="0036609B">
          <w:rPr>
            <w:rFonts w:ascii="Times New Roman" w:hAnsi="Times New Roman" w:cs="Times New Roman"/>
            <w:sz w:val="22"/>
            <w:szCs w:val="22"/>
          </w:rPr>
          <w:delText>s</w:delText>
        </w:r>
      </w:del>
      <w:del w:id="53" w:author="Jaeger, Florian" w:date="2022-10-28T14:22:00Z">
        <w:r w:rsidRPr="0036609B" w:rsidDel="0036609B">
          <w:rPr>
            <w:rFonts w:ascii="Times New Roman" w:hAnsi="Times New Roman" w:cs="Times New Roman"/>
            <w:sz w:val="22"/>
            <w:szCs w:val="22"/>
          </w:rPr>
          <w:delText xml:space="preserve"> little light on</w:delText>
        </w:r>
      </w:del>
      <w:del w:id="54" w:author="Jaeger, Florian" w:date="2022-10-28T14:28:00Z">
        <w:r w:rsidRPr="0036609B" w:rsidDel="0036609B">
          <w:rPr>
            <w:rFonts w:ascii="Times New Roman" w:hAnsi="Times New Roman" w:cs="Times New Roman"/>
            <w:sz w:val="22"/>
            <w:szCs w:val="22"/>
          </w:rPr>
          <w:delText xml:space="preserve"> </w:delText>
        </w:r>
      </w:del>
      <w:r w:rsidRPr="0036609B">
        <w:rPr>
          <w:rFonts w:ascii="Times New Roman" w:hAnsi="Times New Roman" w:cs="Times New Roman"/>
          <w:sz w:val="22"/>
          <w:szCs w:val="22"/>
        </w:rPr>
        <w:t>the relative engagement of the different change mechanisms</w:t>
      </w:r>
      <w:r>
        <w:rPr>
          <w:rFonts w:ascii="Times New Roman" w:hAnsi="Times New Roman" w:cs="Times New Roman"/>
          <w:sz w:val="22"/>
          <w:szCs w:val="22"/>
        </w:rPr>
        <w:t>. This</w:t>
      </w:r>
      <w:r w:rsidR="007B4C26">
        <w:rPr>
          <w:rFonts w:ascii="Times New Roman" w:hAnsi="Times New Roman" w:cs="Times New Roman"/>
          <w:sz w:val="22"/>
          <w:szCs w:val="22"/>
        </w:rPr>
        <w:t>, we argue,</w:t>
      </w:r>
      <w:r>
        <w:rPr>
          <w:rFonts w:ascii="Times New Roman" w:hAnsi="Times New Roman" w:cs="Times New Roman"/>
          <w:sz w:val="22"/>
          <w:szCs w:val="22"/>
        </w:rPr>
        <w:t xml:space="preserve"> calls for changes to the paradigms and analyses that are standardly employed in research on adaptive speech perception</w:t>
      </w:r>
      <w:r w:rsidR="00F80FA2">
        <w:rPr>
          <w:rFonts w:ascii="Times New Roman" w:hAnsi="Times New Roman" w:cs="Times New Roman"/>
          <w:sz w:val="22"/>
          <w:szCs w:val="22"/>
        </w:rPr>
        <w:t xml:space="preserve">, and we make specific recommendations below. </w:t>
      </w:r>
    </w:p>
    <w:p w14:paraId="25B94313" w14:textId="3D101E76" w:rsidR="002870B0" w:rsidRDefault="00F80FA2" w:rsidP="002870B0">
      <w:pPr>
        <w:pStyle w:val="FirstParagraph"/>
        <w:rPr>
          <w:ins w:id="55" w:author="Kurumada, Chigusa" w:date="2022-10-27T18:43:00Z"/>
          <w:rFonts w:ascii="Times New Roman" w:hAnsi="Times New Roman" w:cs="Times New Roman"/>
          <w:sz w:val="22"/>
          <w:szCs w:val="22"/>
        </w:rPr>
      </w:pPr>
      <w:r>
        <w:rPr>
          <w:rFonts w:ascii="Times New Roman" w:hAnsi="Times New Roman" w:cs="Times New Roman"/>
          <w:sz w:val="22"/>
          <w:szCs w:val="22"/>
        </w:rPr>
        <w:t>Key to these recommendations is the second insight derived from our case studies: a</w:t>
      </w:r>
      <w:r w:rsidR="00870165">
        <w:rPr>
          <w:rFonts w:ascii="Times New Roman" w:hAnsi="Times New Roman" w:cs="Times New Roman"/>
          <w:sz w:val="22"/>
          <w:szCs w:val="22"/>
        </w:rPr>
        <w:t xml:space="preserve">s we illustrated </w:t>
      </w:r>
      <w:r w:rsidR="007B4C26">
        <w:rPr>
          <w:rFonts w:ascii="Times New Roman" w:hAnsi="Times New Roman" w:cs="Times New Roman"/>
          <w:sz w:val="22"/>
          <w:szCs w:val="22"/>
        </w:rPr>
        <w:t>in the discussion of Case Study 2</w:t>
      </w:r>
      <w:r w:rsidR="00203A64">
        <w:rPr>
          <w:rFonts w:ascii="Times New Roman" w:hAnsi="Times New Roman" w:cs="Times New Roman"/>
          <w:sz w:val="22"/>
          <w:szCs w:val="22"/>
        </w:rPr>
        <w:t xml:space="preserve">, </w:t>
      </w:r>
      <w:r>
        <w:rPr>
          <w:rFonts w:ascii="Times New Roman" w:hAnsi="Times New Roman" w:cs="Times New Roman"/>
          <w:sz w:val="22"/>
          <w:szCs w:val="22"/>
        </w:rPr>
        <w:t xml:space="preserve">each of </w:t>
      </w:r>
      <w:r w:rsidR="00870165">
        <w:rPr>
          <w:rFonts w:ascii="Times New Roman" w:hAnsi="Times New Roman" w:cs="Times New Roman"/>
          <w:sz w:val="22"/>
          <w:szCs w:val="22"/>
        </w:rPr>
        <w:t xml:space="preserve">the three mechanisms </w:t>
      </w:r>
      <w:r w:rsidR="003E4C9D">
        <w:rPr>
          <w:rFonts w:ascii="Times New Roman" w:hAnsi="Times New Roman" w:cs="Times New Roman"/>
          <w:sz w:val="22"/>
          <w:szCs w:val="22"/>
        </w:rPr>
        <w:t xml:space="preserve">yields </w:t>
      </w:r>
      <w:r w:rsidR="00870165">
        <w:rPr>
          <w:rFonts w:ascii="Times New Roman" w:hAnsi="Times New Roman" w:cs="Times New Roman"/>
          <w:sz w:val="22"/>
          <w:szCs w:val="22"/>
        </w:rPr>
        <w:t xml:space="preserve">different predictions </w:t>
      </w:r>
      <w:r w:rsidR="0096788E">
        <w:rPr>
          <w:rFonts w:ascii="Times New Roman" w:hAnsi="Times New Roman" w:cs="Times New Roman"/>
          <w:sz w:val="22"/>
          <w:szCs w:val="22"/>
        </w:rPr>
        <w:t>depending on</w:t>
      </w:r>
      <w:r w:rsidR="00870165">
        <w:rPr>
          <w:rFonts w:ascii="Times New Roman" w:hAnsi="Times New Roman" w:cs="Times New Roman"/>
          <w:sz w:val="22"/>
          <w:szCs w:val="22"/>
        </w:rPr>
        <w:t xml:space="preserve"> </w:t>
      </w:r>
      <w:r w:rsidR="003E4C9D">
        <w:rPr>
          <w:rFonts w:ascii="Times New Roman" w:hAnsi="Times New Roman" w:cs="Times New Roman"/>
          <w:sz w:val="22"/>
          <w:szCs w:val="22"/>
        </w:rPr>
        <w:t xml:space="preserve">the </w:t>
      </w:r>
      <w:r>
        <w:rPr>
          <w:rFonts w:ascii="Times New Roman" w:hAnsi="Times New Roman" w:cs="Times New Roman"/>
          <w:sz w:val="22"/>
          <w:szCs w:val="22"/>
        </w:rPr>
        <w:t xml:space="preserve">specific </w:t>
      </w:r>
      <w:r w:rsidR="00381F30">
        <w:rPr>
          <w:rFonts w:ascii="Times New Roman" w:hAnsi="Times New Roman" w:cs="Times New Roman"/>
          <w:sz w:val="22"/>
          <w:szCs w:val="22"/>
        </w:rPr>
        <w:t>acoustic-</w:t>
      </w:r>
      <w:r w:rsidR="00D43D44">
        <w:rPr>
          <w:rFonts w:ascii="Times New Roman" w:hAnsi="Times New Roman" w:cs="Times New Roman"/>
          <w:sz w:val="22"/>
          <w:szCs w:val="22"/>
        </w:rPr>
        <w:t>phonetic</w:t>
      </w:r>
      <w:r w:rsidR="00CA781C">
        <w:rPr>
          <w:rFonts w:ascii="Times New Roman" w:hAnsi="Times New Roman" w:cs="Times New Roman"/>
          <w:sz w:val="22"/>
          <w:szCs w:val="22"/>
        </w:rPr>
        <w:t xml:space="preserve"> properties</w:t>
      </w:r>
      <w:r w:rsidR="00D43D44">
        <w:rPr>
          <w:rFonts w:ascii="Times New Roman" w:hAnsi="Times New Roman" w:cs="Times New Roman"/>
          <w:sz w:val="22"/>
          <w:szCs w:val="22"/>
        </w:rPr>
        <w:t xml:space="preserve"> </w:t>
      </w:r>
      <w:r>
        <w:rPr>
          <w:rFonts w:ascii="Times New Roman" w:hAnsi="Times New Roman" w:cs="Times New Roman"/>
          <w:sz w:val="22"/>
          <w:szCs w:val="22"/>
        </w:rPr>
        <w:t>of the exposure and test stimuli</w:t>
      </w:r>
      <w:r w:rsidR="00175F5A">
        <w:rPr>
          <w:rFonts w:ascii="Times New Roman" w:hAnsi="Times New Roman" w:cs="Times New Roman"/>
          <w:sz w:val="22"/>
          <w:szCs w:val="22"/>
        </w:rPr>
        <w:t xml:space="preserve">. </w:t>
      </w:r>
      <w:r w:rsidR="007B4C26">
        <w:rPr>
          <w:rFonts w:ascii="Times New Roman" w:hAnsi="Times New Roman" w:cs="Times New Roman"/>
          <w:sz w:val="22"/>
          <w:szCs w:val="22"/>
        </w:rPr>
        <w:t>T</w:t>
      </w:r>
      <w:r w:rsidR="00FA7647">
        <w:rPr>
          <w:rFonts w:ascii="Times New Roman" w:hAnsi="Times New Roman" w:cs="Times New Roman"/>
          <w:sz w:val="22"/>
          <w:szCs w:val="22"/>
        </w:rPr>
        <w:t>his flexibility is not a weakness of the change models</w:t>
      </w:r>
      <w:r w:rsidR="00415ACD">
        <w:rPr>
          <w:rFonts w:ascii="Times New Roman" w:hAnsi="Times New Roman" w:cs="Times New Roman"/>
          <w:sz w:val="22"/>
          <w:szCs w:val="22"/>
        </w:rPr>
        <w:t xml:space="preserve"> but rather a necessity</w:t>
      </w:r>
      <w:del w:id="56" w:author="Jaeger, Florian" w:date="2022-10-28T14:22:00Z">
        <w:r w:rsidR="00172F6C" w:rsidDel="0036609B">
          <w:rPr>
            <w:rFonts w:ascii="Times New Roman" w:hAnsi="Times New Roman" w:cs="Times New Roman"/>
            <w:sz w:val="22"/>
            <w:szCs w:val="22"/>
          </w:rPr>
          <w:delText>.</w:delText>
        </w:r>
        <w:r w:rsidR="00415ACD" w:rsidDel="0036609B">
          <w:rPr>
            <w:rFonts w:ascii="Times New Roman" w:hAnsi="Times New Roman" w:cs="Times New Roman"/>
            <w:sz w:val="22"/>
            <w:szCs w:val="22"/>
          </w:rPr>
          <w:delText xml:space="preserve"> </w:delText>
        </w:r>
        <w:r w:rsidR="00172F6C" w:rsidDel="0036609B">
          <w:rPr>
            <w:rFonts w:ascii="Times New Roman" w:hAnsi="Times New Roman" w:cs="Times New Roman"/>
            <w:sz w:val="22"/>
            <w:szCs w:val="22"/>
          </w:rPr>
          <w:delText>S</w:delText>
        </w:r>
      </w:del>
      <w:ins w:id="57" w:author="Jaeger, Florian" w:date="2022-10-28T14:22:00Z">
        <w:r w:rsidR="0036609B">
          <w:rPr>
            <w:rFonts w:ascii="Times New Roman" w:hAnsi="Times New Roman" w:cs="Times New Roman"/>
            <w:sz w:val="22"/>
            <w:szCs w:val="22"/>
          </w:rPr>
          <w:t>: s</w:t>
        </w:r>
      </w:ins>
      <w:r w:rsidR="00172F6C">
        <w:rPr>
          <w:rFonts w:ascii="Times New Roman" w:hAnsi="Times New Roman" w:cs="Times New Roman"/>
          <w:sz w:val="22"/>
          <w:szCs w:val="22"/>
        </w:rPr>
        <w:t xml:space="preserve">ince </w:t>
      </w:r>
      <w:r w:rsidR="00FA7647">
        <w:rPr>
          <w:rFonts w:ascii="Times New Roman" w:hAnsi="Times New Roman" w:cs="Times New Roman"/>
          <w:sz w:val="22"/>
          <w:szCs w:val="22"/>
        </w:rPr>
        <w:t xml:space="preserve">human listeners are sensitive to the acoustic-phonetic properties of the input, any adequate model of adaptive speech perception must </w:t>
      </w:r>
      <w:r w:rsidR="00790138">
        <w:rPr>
          <w:rFonts w:ascii="Times New Roman" w:hAnsi="Times New Roman" w:cs="Times New Roman"/>
          <w:sz w:val="22"/>
          <w:szCs w:val="22"/>
        </w:rPr>
        <w:t>be so, too</w:t>
      </w:r>
      <w:r w:rsidR="00FA7647">
        <w:rPr>
          <w:rFonts w:ascii="Times New Roman" w:hAnsi="Times New Roman" w:cs="Times New Roman"/>
          <w:sz w:val="22"/>
          <w:szCs w:val="22"/>
        </w:rPr>
        <w:t xml:space="preserve">. </w:t>
      </w:r>
      <w:commentRangeStart w:id="58"/>
      <w:r w:rsidR="00790138">
        <w:rPr>
          <w:rFonts w:ascii="Times New Roman" w:hAnsi="Times New Roman" w:cs="Times New Roman"/>
          <w:sz w:val="22"/>
          <w:szCs w:val="22"/>
        </w:rPr>
        <w:t>Critically, however, th</w:t>
      </w:r>
      <w:r w:rsidR="00590EFE">
        <w:rPr>
          <w:rFonts w:ascii="Times New Roman" w:hAnsi="Times New Roman" w:cs="Times New Roman"/>
          <w:sz w:val="22"/>
          <w:szCs w:val="22"/>
        </w:rPr>
        <w:t>e</w:t>
      </w:r>
      <w:r w:rsidR="00790138">
        <w:rPr>
          <w:rFonts w:ascii="Times New Roman" w:hAnsi="Times New Roman" w:cs="Times New Roman"/>
          <w:sz w:val="22"/>
          <w:szCs w:val="22"/>
        </w:rPr>
        <w:t xml:space="preserve"> flexibility </w:t>
      </w:r>
      <w:r w:rsidR="00590EFE">
        <w:rPr>
          <w:rFonts w:ascii="Times New Roman" w:hAnsi="Times New Roman" w:cs="Times New Roman"/>
          <w:sz w:val="22"/>
          <w:szCs w:val="22"/>
        </w:rPr>
        <w:t xml:space="preserve">of </w:t>
      </w:r>
      <w:r w:rsidR="00B5644E">
        <w:rPr>
          <w:rFonts w:ascii="Times New Roman" w:hAnsi="Times New Roman" w:cs="Times New Roman"/>
          <w:sz w:val="22"/>
          <w:szCs w:val="22"/>
        </w:rPr>
        <w:t xml:space="preserve">each </w:t>
      </w:r>
      <w:r w:rsidR="00590EFE">
        <w:rPr>
          <w:rFonts w:ascii="Times New Roman" w:hAnsi="Times New Roman" w:cs="Times New Roman"/>
          <w:sz w:val="22"/>
          <w:szCs w:val="22"/>
        </w:rPr>
        <w:t xml:space="preserve">change models </w:t>
      </w:r>
      <w:r w:rsidR="00790138">
        <w:rPr>
          <w:rFonts w:ascii="Times New Roman" w:hAnsi="Times New Roman" w:cs="Times New Roman"/>
          <w:sz w:val="22"/>
          <w:szCs w:val="22"/>
        </w:rPr>
        <w:t xml:space="preserve">is </w:t>
      </w:r>
      <w:r w:rsidR="00415ACD">
        <w:rPr>
          <w:rFonts w:ascii="Times New Roman" w:hAnsi="Times New Roman" w:cs="Times New Roman"/>
          <w:sz w:val="22"/>
          <w:szCs w:val="22"/>
        </w:rPr>
        <w:t>constrained by</w:t>
      </w:r>
      <w:r w:rsidR="00327066">
        <w:rPr>
          <w:rFonts w:ascii="Times New Roman" w:hAnsi="Times New Roman" w:cs="Times New Roman"/>
          <w:sz w:val="22"/>
          <w:szCs w:val="22"/>
        </w:rPr>
        <w:t xml:space="preserve"> </w:t>
      </w:r>
      <w:r w:rsidR="007B4C26" w:rsidRPr="0036609B">
        <w:rPr>
          <w:rFonts w:ascii="Times New Roman" w:hAnsi="Times New Roman" w:cs="Times New Roman"/>
          <w:sz w:val="22"/>
          <w:szCs w:val="22"/>
          <w:highlight w:val="cyan"/>
        </w:rPr>
        <w:t>its</w:t>
      </w:r>
      <w:r w:rsidR="00327066" w:rsidRPr="0036609B">
        <w:rPr>
          <w:rFonts w:ascii="Times New Roman" w:hAnsi="Times New Roman" w:cs="Times New Roman"/>
          <w:sz w:val="22"/>
          <w:szCs w:val="22"/>
          <w:highlight w:val="cyan"/>
        </w:rPr>
        <w:t xml:space="preserve"> computational limitations</w:t>
      </w:r>
      <w:r w:rsidR="00790138">
        <w:rPr>
          <w:rFonts w:ascii="Times New Roman" w:hAnsi="Times New Roman" w:cs="Times New Roman"/>
          <w:sz w:val="22"/>
          <w:szCs w:val="22"/>
        </w:rPr>
        <w:t xml:space="preserve">. </w:t>
      </w:r>
      <w:r w:rsidR="00327066">
        <w:rPr>
          <w:rFonts w:ascii="Times New Roman" w:hAnsi="Times New Roman" w:cs="Times New Roman"/>
          <w:sz w:val="22"/>
          <w:szCs w:val="22"/>
        </w:rPr>
        <w:t>This is</w:t>
      </w:r>
      <w:r w:rsidR="002870B0">
        <w:rPr>
          <w:rFonts w:ascii="Times New Roman" w:hAnsi="Times New Roman" w:cs="Times New Roman"/>
          <w:sz w:val="22"/>
          <w:szCs w:val="22"/>
        </w:rPr>
        <w:t xml:space="preserve"> schematically</w:t>
      </w:r>
      <w:r w:rsidR="00327066">
        <w:rPr>
          <w:rFonts w:ascii="Times New Roman" w:hAnsi="Times New Roman" w:cs="Times New Roman"/>
          <w:sz w:val="22"/>
          <w:szCs w:val="22"/>
        </w:rPr>
        <w:t xml:space="preserve"> illustrated in Figure </w:t>
      </w:r>
      <w:r w:rsidR="007B4C26">
        <w:rPr>
          <w:rFonts w:ascii="Times New Roman" w:hAnsi="Times New Roman" w:cs="Times New Roman"/>
          <w:sz w:val="22"/>
          <w:szCs w:val="22"/>
        </w:rPr>
        <w:t>\@ref(fig:changes-in-states)</w:t>
      </w:r>
      <w:ins w:id="59" w:author="Jaeger, Florian" w:date="2022-10-28T16:41:00Z">
        <w:r w:rsidR="00EA7248">
          <w:rPr>
            <w:rFonts w:ascii="Times New Roman" w:hAnsi="Times New Roman" w:cs="Times New Roman"/>
            <w:sz w:val="22"/>
            <w:szCs w:val="22"/>
          </w:rPr>
          <w:t>.</w:t>
        </w:r>
      </w:ins>
      <w:ins w:id="60" w:author="Jaeger, Florian" w:date="2022-10-28T14:07:00Z">
        <w:r w:rsidR="0036609B">
          <w:rPr>
            <w:rFonts w:ascii="Times New Roman" w:hAnsi="Times New Roman" w:cs="Times New Roman"/>
            <w:sz w:val="22"/>
            <w:szCs w:val="22"/>
          </w:rPr>
          <w:t xml:space="preserve"> </w:t>
        </w:r>
      </w:ins>
      <w:del w:id="61" w:author="Jaeger, Florian" w:date="2022-10-28T14:07:00Z">
        <w:r w:rsidR="00327066" w:rsidDel="0036609B">
          <w:rPr>
            <w:rFonts w:ascii="Times New Roman" w:hAnsi="Times New Roman" w:cs="Times New Roman"/>
            <w:sz w:val="22"/>
            <w:szCs w:val="22"/>
          </w:rPr>
          <w:delText xml:space="preserve">. </w:delText>
        </w:r>
      </w:del>
      <w:ins w:id="62" w:author="Kurumada, Chigusa" w:date="2022-10-27T18:44:00Z">
        <w:del w:id="63" w:author="Jaeger, Florian" w:date="2022-10-28T14:07:00Z">
          <w:r w:rsidR="00481769" w:rsidDel="0036609B">
            <w:rPr>
              <w:rFonts w:ascii="Times New Roman" w:hAnsi="Times New Roman" w:cs="Times New Roman"/>
              <w:sz w:val="22"/>
              <w:szCs w:val="22"/>
            </w:rPr>
            <w:delText>In a nu</w:delText>
          </w:r>
        </w:del>
      </w:ins>
      <w:ins w:id="64" w:author="Kurumada, Chigusa" w:date="2022-10-27T18:45:00Z">
        <w:del w:id="65" w:author="Jaeger, Florian" w:date="2022-10-28T14:07:00Z">
          <w:r w:rsidR="00481769" w:rsidDel="0036609B">
            <w:rPr>
              <w:rFonts w:ascii="Times New Roman" w:hAnsi="Times New Roman" w:cs="Times New Roman"/>
              <w:sz w:val="22"/>
              <w:szCs w:val="22"/>
            </w:rPr>
            <w:delText xml:space="preserve">tshell, </w:delText>
          </w:r>
        </w:del>
        <w:del w:id="66" w:author="Jaeger, Florian" w:date="2022-10-28T16:41:00Z">
          <w:r w:rsidR="00481769" w:rsidDel="00EA7248">
            <w:rPr>
              <w:rFonts w:ascii="Times New Roman" w:hAnsi="Times New Roman" w:cs="Times New Roman"/>
              <w:sz w:val="22"/>
              <w:szCs w:val="22"/>
            </w:rPr>
            <w:delText xml:space="preserve">adaptation </w:delText>
          </w:r>
        </w:del>
        <w:del w:id="67" w:author="Jaeger, Florian" w:date="2022-10-28T14:07:00Z">
          <w:r w:rsidR="00481769" w:rsidDel="0036609B">
            <w:rPr>
              <w:rFonts w:ascii="Times New Roman" w:hAnsi="Times New Roman" w:cs="Times New Roman"/>
              <w:sz w:val="22"/>
              <w:szCs w:val="22"/>
            </w:rPr>
            <w:delText>means</w:delText>
          </w:r>
        </w:del>
        <w:del w:id="68" w:author="Jaeger, Florian" w:date="2022-10-28T16:41:00Z">
          <w:r w:rsidR="00481769" w:rsidDel="00EA7248">
            <w:rPr>
              <w:rFonts w:ascii="Times New Roman" w:hAnsi="Times New Roman" w:cs="Times New Roman"/>
              <w:sz w:val="22"/>
              <w:szCs w:val="22"/>
            </w:rPr>
            <w:delText xml:space="preserve"> a change </w:delText>
          </w:r>
        </w:del>
        <w:del w:id="69" w:author="Jaeger, Florian" w:date="2022-10-28T13:07:00Z">
          <w:r w:rsidR="00481769" w:rsidDel="0036609B">
            <w:rPr>
              <w:rFonts w:ascii="Times New Roman" w:hAnsi="Times New Roman" w:cs="Times New Roman"/>
              <w:sz w:val="22"/>
              <w:szCs w:val="22"/>
            </w:rPr>
            <w:delText>of</w:delText>
          </w:r>
        </w:del>
        <w:del w:id="70" w:author="Jaeger, Florian" w:date="2022-10-28T16:41:00Z">
          <w:r w:rsidR="00481769" w:rsidDel="00EA7248">
            <w:rPr>
              <w:rFonts w:ascii="Times New Roman" w:hAnsi="Times New Roman" w:cs="Times New Roman"/>
              <w:sz w:val="22"/>
              <w:szCs w:val="22"/>
            </w:rPr>
            <w:delText xml:space="preserve"> underlying (latent) </w:delText>
          </w:r>
        </w:del>
        <w:del w:id="71" w:author="Jaeger, Florian" w:date="2022-10-28T13:08:00Z">
          <w:r w:rsidR="00481769" w:rsidDel="0036609B">
            <w:rPr>
              <w:rFonts w:ascii="Times New Roman" w:hAnsi="Times New Roman" w:cs="Times New Roman"/>
              <w:sz w:val="22"/>
              <w:szCs w:val="22"/>
            </w:rPr>
            <w:delText xml:space="preserve">perceptual, cognitive, linguistic, and neural processes that dictate categorization of </w:delText>
          </w:r>
        </w:del>
      </w:ins>
      <w:ins w:id="72" w:author="Kurumada, Chigusa" w:date="2022-10-27T18:46:00Z">
        <w:del w:id="73" w:author="Jaeger, Florian" w:date="2022-10-28T13:08:00Z">
          <w:r w:rsidR="00093BDE" w:rsidDel="0036609B">
            <w:rPr>
              <w:rFonts w:ascii="Times New Roman" w:hAnsi="Times New Roman" w:cs="Times New Roman"/>
              <w:sz w:val="22"/>
              <w:szCs w:val="22"/>
            </w:rPr>
            <w:delText>the input (A)</w:delText>
          </w:r>
        </w:del>
        <w:del w:id="74" w:author="Jaeger, Florian" w:date="2022-10-28T16:41:00Z">
          <w:r w:rsidR="00093BDE" w:rsidDel="00EA7248">
            <w:rPr>
              <w:rFonts w:ascii="Times New Roman" w:hAnsi="Times New Roman" w:cs="Times New Roman"/>
              <w:sz w:val="22"/>
              <w:szCs w:val="22"/>
            </w:rPr>
            <w:delText>.</w:delText>
          </w:r>
        </w:del>
        <w:del w:id="75" w:author="Jaeger, Florian" w:date="2022-10-28T14:06:00Z">
          <w:r w:rsidR="00093BDE" w:rsidDel="0036609B">
            <w:rPr>
              <w:rFonts w:ascii="Times New Roman" w:hAnsi="Times New Roman" w:cs="Times New Roman"/>
              <w:sz w:val="22"/>
              <w:szCs w:val="22"/>
            </w:rPr>
            <w:delText xml:space="preserve"> </w:delText>
          </w:r>
        </w:del>
      </w:ins>
      <w:ins w:id="76" w:author="Kurumada, Chigusa" w:date="2022-10-27T18:45:00Z">
        <w:del w:id="77" w:author="Jaeger, Florian" w:date="2022-10-28T16:41:00Z">
          <w:r w:rsidR="00481769" w:rsidDel="00EA7248">
            <w:rPr>
              <w:rFonts w:ascii="Times New Roman" w:hAnsi="Times New Roman" w:cs="Times New Roman"/>
              <w:sz w:val="22"/>
              <w:szCs w:val="22"/>
            </w:rPr>
            <w:delText xml:space="preserve"> </w:delText>
          </w:r>
        </w:del>
      </w:ins>
      <w:r w:rsidR="00327066">
        <w:rPr>
          <w:rFonts w:ascii="Times New Roman" w:hAnsi="Times New Roman" w:cs="Times New Roman"/>
          <w:sz w:val="22"/>
          <w:szCs w:val="22"/>
        </w:rPr>
        <w:t>On the one hand, s</w:t>
      </w:r>
      <w:r w:rsidR="00790138">
        <w:rPr>
          <w:rFonts w:ascii="Times New Roman" w:hAnsi="Times New Roman" w:cs="Times New Roman"/>
          <w:sz w:val="22"/>
          <w:szCs w:val="22"/>
        </w:rPr>
        <w:t xml:space="preserve">ince listeners generally benefit from exposure, any plausible change model has to predict changes that move the model from its state before exposure </w:t>
      </w:r>
      <w:r w:rsidR="00590EFE">
        <w:rPr>
          <w:rFonts w:ascii="Times New Roman" w:hAnsi="Times New Roman" w:cs="Times New Roman"/>
          <w:sz w:val="22"/>
          <w:szCs w:val="22"/>
        </w:rPr>
        <w:t>in the direction of</w:t>
      </w:r>
      <w:r w:rsidR="00790138">
        <w:rPr>
          <w:rFonts w:ascii="Times New Roman" w:hAnsi="Times New Roman" w:cs="Times New Roman"/>
          <w:sz w:val="22"/>
          <w:szCs w:val="22"/>
        </w:rPr>
        <w:t xml:space="preserve"> the ideal state</w:t>
      </w:r>
      <w:r w:rsidR="00590EFE">
        <w:rPr>
          <w:rFonts w:ascii="Times New Roman" w:hAnsi="Times New Roman" w:cs="Times New Roman"/>
          <w:sz w:val="22"/>
          <w:szCs w:val="22"/>
        </w:rPr>
        <w:t xml:space="preserve"> (an idealized learner with perfect knowledge of all relevant statistics)</w:t>
      </w:r>
      <w:r w:rsidR="00790138">
        <w:rPr>
          <w:rFonts w:ascii="Times New Roman" w:hAnsi="Times New Roman" w:cs="Times New Roman"/>
          <w:sz w:val="22"/>
          <w:szCs w:val="22"/>
        </w:rPr>
        <w:t>.</w:t>
      </w:r>
      <w:commentRangeEnd w:id="58"/>
      <w:r w:rsidR="00590EFE">
        <w:rPr>
          <w:rStyle w:val="CommentReference"/>
        </w:rPr>
        <w:commentReference w:id="58"/>
      </w:r>
      <w:r w:rsidR="00327066">
        <w:rPr>
          <w:rFonts w:ascii="Times New Roman" w:hAnsi="Times New Roman" w:cs="Times New Roman"/>
          <w:sz w:val="22"/>
          <w:szCs w:val="22"/>
        </w:rPr>
        <w:t xml:space="preserve"> This causes the models to be similar to each other (and to listeners) in their predictions</w:t>
      </w:r>
      <w:ins w:id="78" w:author="Kurumada, Chigusa" w:date="2022-10-27T18:46:00Z">
        <w:r w:rsidR="00093BDE">
          <w:rPr>
            <w:rFonts w:ascii="Times New Roman" w:hAnsi="Times New Roman" w:cs="Times New Roman"/>
            <w:sz w:val="22"/>
            <w:szCs w:val="22"/>
          </w:rPr>
          <w:t xml:space="preserve"> </w:t>
        </w:r>
        <w:commentRangeStart w:id="79"/>
        <w:r w:rsidR="00093BDE">
          <w:rPr>
            <w:rFonts w:ascii="Times New Roman" w:hAnsi="Times New Roman" w:cs="Times New Roman"/>
            <w:sz w:val="22"/>
            <w:szCs w:val="22"/>
          </w:rPr>
          <w:t>(B)</w:t>
        </w:r>
      </w:ins>
      <w:r w:rsidR="00327066">
        <w:rPr>
          <w:rFonts w:ascii="Times New Roman" w:hAnsi="Times New Roman" w:cs="Times New Roman"/>
          <w:sz w:val="22"/>
          <w:szCs w:val="22"/>
        </w:rPr>
        <w:t>. On the other hand, the _specific_ states that can be reached given both the state prior to exposure and the input received during exposure differ between change models</w:t>
      </w:r>
      <w:ins w:id="80" w:author="Kurumada, Chigusa" w:date="2022-10-27T18:46:00Z">
        <w:r w:rsidR="00093BDE">
          <w:rPr>
            <w:rFonts w:ascii="Times New Roman" w:hAnsi="Times New Roman" w:cs="Times New Roman"/>
            <w:sz w:val="22"/>
            <w:szCs w:val="22"/>
          </w:rPr>
          <w:t xml:space="preserve"> (C)</w:t>
        </w:r>
      </w:ins>
      <w:r w:rsidR="00327066">
        <w:rPr>
          <w:rFonts w:ascii="Times New Roman" w:hAnsi="Times New Roman" w:cs="Times New Roman"/>
          <w:sz w:val="22"/>
          <w:szCs w:val="22"/>
        </w:rPr>
        <w:t xml:space="preserve">. </w:t>
      </w:r>
      <w:r w:rsidR="00FA7647">
        <w:rPr>
          <w:rFonts w:ascii="Times New Roman" w:hAnsi="Times New Roman" w:cs="Times New Roman"/>
          <w:sz w:val="22"/>
          <w:szCs w:val="22"/>
        </w:rPr>
        <w:t xml:space="preserve">By recognizing this, </w:t>
      </w:r>
      <w:ins w:id="81" w:author="Kurumada, Chigusa" w:date="2022-10-27T18:47:00Z">
        <w:r w:rsidR="00D26092">
          <w:rPr>
            <w:rFonts w:ascii="Times New Roman" w:hAnsi="Times New Roman" w:cs="Times New Roman"/>
            <w:sz w:val="22"/>
            <w:szCs w:val="22"/>
          </w:rPr>
          <w:t xml:space="preserve">we can </w:t>
        </w:r>
      </w:ins>
      <w:ins w:id="82" w:author="Kurumada, Chigusa" w:date="2022-10-27T18:49:00Z">
        <w:r w:rsidR="00D26092">
          <w:rPr>
            <w:rFonts w:ascii="Times New Roman" w:hAnsi="Times New Roman" w:cs="Times New Roman"/>
            <w:sz w:val="22"/>
            <w:szCs w:val="22"/>
          </w:rPr>
          <w:t xml:space="preserve">simulate categorization responses </w:t>
        </w:r>
      </w:ins>
      <w:ins w:id="83" w:author="Kurumada, Chigusa" w:date="2022-10-27T18:47:00Z">
        <w:r w:rsidR="00D26092">
          <w:rPr>
            <w:rFonts w:ascii="Times New Roman" w:hAnsi="Times New Roman" w:cs="Times New Roman"/>
            <w:sz w:val="22"/>
            <w:szCs w:val="22"/>
          </w:rPr>
          <w:t xml:space="preserve">under </w:t>
        </w:r>
      </w:ins>
      <w:ins w:id="84" w:author="Kurumada, Chigusa" w:date="2022-10-27T18:48:00Z">
        <w:r w:rsidR="00D26092">
          <w:rPr>
            <w:rFonts w:ascii="Times New Roman" w:hAnsi="Times New Roman" w:cs="Times New Roman"/>
            <w:sz w:val="22"/>
            <w:szCs w:val="22"/>
          </w:rPr>
          <w:t xml:space="preserve">different </w:t>
        </w:r>
      </w:ins>
      <w:ins w:id="85" w:author="Kurumada, Chigusa" w:date="2022-10-27T18:49:00Z">
        <w:r w:rsidR="00D26092">
          <w:rPr>
            <w:rFonts w:ascii="Times New Roman" w:hAnsi="Times New Roman" w:cs="Times New Roman"/>
            <w:sz w:val="22"/>
            <w:szCs w:val="22"/>
          </w:rPr>
          <w:t>hypothesized mechanisms</w:t>
        </w:r>
      </w:ins>
      <w:ins w:id="86" w:author="Kurumada, Chigusa" w:date="2022-10-27T18:50:00Z">
        <w:r w:rsidR="00D26092">
          <w:rPr>
            <w:rFonts w:ascii="Times New Roman" w:hAnsi="Times New Roman" w:cs="Times New Roman"/>
            <w:sz w:val="22"/>
            <w:szCs w:val="22"/>
          </w:rPr>
          <w:t xml:space="preserve"> </w:t>
        </w:r>
        <w:r w:rsidR="00D26092" w:rsidRPr="00D26092">
          <w:rPr>
            <w:rFonts w:ascii="Times New Roman" w:hAnsi="Times New Roman" w:cs="Times New Roman"/>
            <w:i/>
            <w:iCs/>
            <w:sz w:val="22"/>
            <w:szCs w:val="22"/>
            <w:rPrChange w:id="87" w:author="Kurumada, Chigusa" w:date="2022-10-27T18:50:00Z">
              <w:rPr>
                <w:rFonts w:ascii="Times New Roman" w:hAnsi="Times New Roman" w:cs="Times New Roman"/>
                <w:sz w:val="22"/>
                <w:szCs w:val="22"/>
              </w:rPr>
            </w:rPrChange>
          </w:rPr>
          <w:t>post</w:t>
        </w:r>
        <w:r w:rsidR="00D26092">
          <w:rPr>
            <w:rFonts w:ascii="Times New Roman" w:hAnsi="Times New Roman" w:cs="Times New Roman"/>
            <w:sz w:val="22"/>
            <w:szCs w:val="22"/>
          </w:rPr>
          <w:t xml:space="preserve"> exposure to specific </w:t>
        </w:r>
      </w:ins>
      <w:ins w:id="88" w:author="Kurumada, Chigusa" w:date="2022-10-27T18:51:00Z">
        <w:r w:rsidR="00D26092">
          <w:rPr>
            <w:rFonts w:ascii="Times New Roman" w:hAnsi="Times New Roman" w:cs="Times New Roman"/>
            <w:sz w:val="22"/>
            <w:szCs w:val="22"/>
          </w:rPr>
          <w:t xml:space="preserve">instances </w:t>
        </w:r>
      </w:ins>
      <w:ins w:id="89" w:author="Kurumada, Chigusa" w:date="2022-10-27T18:50:00Z">
        <w:r w:rsidR="00D26092">
          <w:rPr>
            <w:rFonts w:ascii="Times New Roman" w:hAnsi="Times New Roman" w:cs="Times New Roman"/>
            <w:sz w:val="22"/>
            <w:szCs w:val="22"/>
          </w:rPr>
          <w:t xml:space="preserve">of </w:t>
        </w:r>
      </w:ins>
      <w:ins w:id="90" w:author="Kurumada, Chigusa" w:date="2022-10-27T18:51:00Z">
        <w:r w:rsidR="00D26092">
          <w:rPr>
            <w:rFonts w:ascii="Times New Roman" w:hAnsi="Times New Roman" w:cs="Times New Roman"/>
            <w:sz w:val="22"/>
            <w:szCs w:val="22"/>
          </w:rPr>
          <w:t xml:space="preserve">acoustic </w:t>
        </w:r>
      </w:ins>
      <w:ins w:id="91" w:author="Kurumada, Chigusa" w:date="2022-10-27T18:50:00Z">
        <w:r w:rsidR="00D26092">
          <w:rPr>
            <w:rFonts w:ascii="Times New Roman" w:hAnsi="Times New Roman" w:cs="Times New Roman"/>
            <w:sz w:val="22"/>
            <w:szCs w:val="22"/>
          </w:rPr>
          <w:t xml:space="preserve">inputs. </w:t>
        </w:r>
      </w:ins>
      <w:del w:id="92" w:author="Kurumada, Chigusa" w:date="2022-10-27T18:50:00Z">
        <w:r w:rsidR="00FA7647" w:rsidDel="00D26092">
          <w:rPr>
            <w:rFonts w:ascii="Times New Roman" w:hAnsi="Times New Roman" w:cs="Times New Roman"/>
            <w:sz w:val="22"/>
            <w:szCs w:val="22"/>
          </w:rPr>
          <w:delText>and b</w:delText>
        </w:r>
      </w:del>
      <w:ins w:id="93" w:author="Kurumada, Chigusa" w:date="2022-10-27T18:50:00Z">
        <w:r w:rsidR="00D26092">
          <w:rPr>
            <w:rFonts w:ascii="Times New Roman" w:hAnsi="Times New Roman" w:cs="Times New Roman"/>
            <w:sz w:val="22"/>
            <w:szCs w:val="22"/>
          </w:rPr>
          <w:t>B</w:t>
        </w:r>
      </w:ins>
      <w:r w:rsidR="00FA7647">
        <w:rPr>
          <w:rFonts w:ascii="Times New Roman" w:hAnsi="Times New Roman" w:cs="Times New Roman"/>
          <w:sz w:val="22"/>
          <w:szCs w:val="22"/>
        </w:rPr>
        <w:t xml:space="preserve">y employing designs and analysis approaches that take advantage of this link between acoustics and participants’ responses, it is possible to move towards more </w:t>
      </w:r>
      <w:r w:rsidR="00327066">
        <w:rPr>
          <w:rFonts w:ascii="Times New Roman" w:hAnsi="Times New Roman" w:cs="Times New Roman"/>
          <w:sz w:val="22"/>
          <w:szCs w:val="22"/>
        </w:rPr>
        <w:t>informative experiments</w:t>
      </w:r>
      <w:ins w:id="94" w:author="Kurumada, Chigusa" w:date="2022-10-27T18:51:00Z">
        <w:r w:rsidR="00D26092">
          <w:rPr>
            <w:rFonts w:ascii="Times New Roman" w:hAnsi="Times New Roman" w:cs="Times New Roman"/>
            <w:sz w:val="22"/>
            <w:szCs w:val="22"/>
          </w:rPr>
          <w:t xml:space="preserve"> (D)</w:t>
        </w:r>
      </w:ins>
      <w:r w:rsidR="00327066">
        <w:rPr>
          <w:rFonts w:ascii="Times New Roman" w:hAnsi="Times New Roman" w:cs="Times New Roman"/>
          <w:sz w:val="22"/>
          <w:szCs w:val="22"/>
        </w:rPr>
        <w:t>.</w:t>
      </w:r>
      <w:ins w:id="95" w:author="Kurumada, Chigusa" w:date="2022-10-27T18:51:00Z">
        <w:r w:rsidR="00D26092">
          <w:rPr>
            <w:rFonts w:ascii="Times New Roman" w:hAnsi="Times New Roman" w:cs="Times New Roman"/>
            <w:sz w:val="22"/>
            <w:szCs w:val="22"/>
          </w:rPr>
          <w:t xml:space="preserve"> </w:t>
        </w:r>
      </w:ins>
      <w:commentRangeEnd w:id="79"/>
      <w:r w:rsidR="001508B3">
        <w:rPr>
          <w:rStyle w:val="CommentReference"/>
        </w:rPr>
        <w:commentReference w:id="79"/>
      </w:r>
    </w:p>
    <w:p w14:paraId="77027BDA" w14:textId="35564ABD" w:rsidR="00481769" w:rsidRDefault="00481769" w:rsidP="00481769">
      <w:pPr>
        <w:pStyle w:val="BodyText"/>
        <w:rPr>
          <w:ins w:id="96" w:author="Kurumada, Chigusa" w:date="2022-10-27T18:43:00Z"/>
        </w:rPr>
      </w:pPr>
    </w:p>
    <w:p w14:paraId="4A7E07E8" w14:textId="6EA50263" w:rsidR="00481769" w:rsidRDefault="00481769" w:rsidP="00481769">
      <w:pPr>
        <w:pStyle w:val="BodyText"/>
      </w:pPr>
      <w:r>
        <w:rPr>
          <w:noProof/>
        </w:rPr>
        <w:lastRenderedPageBreak/>
        <w:drawing>
          <wp:inline distT="0" distB="0" distL="0" distR="0" wp14:anchorId="4B597531" wp14:editId="0171C23F">
            <wp:extent cx="5943600" cy="3593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2A934D19" w14:textId="77777777" w:rsidR="00481769" w:rsidRPr="0036609B" w:rsidRDefault="00481769">
      <w:pPr>
        <w:pStyle w:val="BodyText"/>
        <w:pPrChange w:id="97" w:author="Kurumada, Chigusa" w:date="2022-10-27T18:43:00Z">
          <w:pPr>
            <w:pStyle w:val="FirstParagraph"/>
          </w:pPr>
        </w:pPrChange>
      </w:pPr>
    </w:p>
    <w:p w14:paraId="322EA93D" w14:textId="540DBC63" w:rsidR="007B4C26" w:rsidRPr="002870B0" w:rsidRDefault="00902F49" w:rsidP="00524BF8">
      <w:pPr>
        <w:pStyle w:val="FirstParagraph"/>
        <w:rPr>
          <w:rFonts w:ascii="Times New Roman" w:hAnsi="Times New Roman" w:cs="Times New Roman"/>
          <w:sz w:val="22"/>
          <w:szCs w:val="22"/>
        </w:rPr>
      </w:pPr>
      <w:r>
        <w:rPr>
          <w:rFonts w:ascii="Times New Roman" w:hAnsi="Times New Roman" w:cs="Times New Roman"/>
          <w:sz w:val="22"/>
          <w:szCs w:val="22"/>
        </w:rPr>
        <w:t>Below we discuss</w:t>
      </w:r>
      <w:r w:rsidR="007B4C26" w:rsidRPr="00524BF8">
        <w:rPr>
          <w:rFonts w:ascii="Times New Roman" w:hAnsi="Times New Roman" w:cs="Times New Roman"/>
          <w:sz w:val="22"/>
          <w:szCs w:val="22"/>
        </w:rPr>
        <w:t xml:space="preserve"> </w:t>
      </w:r>
      <w:r w:rsidR="00524BF8">
        <w:rPr>
          <w:rFonts w:ascii="Times New Roman" w:hAnsi="Times New Roman" w:cs="Times New Roman"/>
          <w:sz w:val="22"/>
          <w:szCs w:val="22"/>
        </w:rPr>
        <w:t>how</w:t>
      </w:r>
      <w:r w:rsidR="007B4C26" w:rsidRPr="00524BF8">
        <w:rPr>
          <w:rFonts w:ascii="Times New Roman" w:hAnsi="Times New Roman" w:cs="Times New Roman"/>
          <w:sz w:val="22"/>
          <w:szCs w:val="22"/>
        </w:rPr>
        <w:t xml:space="preserve"> future research</w:t>
      </w:r>
      <w:r w:rsidR="00524BF8">
        <w:rPr>
          <w:rFonts w:ascii="Times New Roman" w:hAnsi="Times New Roman" w:cs="Times New Roman"/>
          <w:sz w:val="22"/>
          <w:szCs w:val="22"/>
        </w:rPr>
        <w:t xml:space="preserve"> can best achieve</w:t>
      </w:r>
      <w:r w:rsidR="002870B0">
        <w:rPr>
          <w:rFonts w:ascii="Times New Roman" w:hAnsi="Times New Roman" w:cs="Times New Roman"/>
          <w:sz w:val="22"/>
          <w:szCs w:val="22"/>
        </w:rPr>
        <w:t xml:space="preserve"> such experiments</w:t>
      </w:r>
      <w:r>
        <w:rPr>
          <w:rFonts w:ascii="Times New Roman" w:hAnsi="Times New Roman" w:cs="Times New Roman"/>
          <w:sz w:val="22"/>
          <w:szCs w:val="22"/>
        </w:rPr>
        <w:t xml:space="preserve"> through a focus on computationally-informed experiment design and quantitative model comparison. First, however,</w:t>
      </w:r>
      <w:r w:rsidR="007B4C26" w:rsidRPr="00524BF8">
        <w:rPr>
          <w:rFonts w:ascii="Times New Roman" w:hAnsi="Times New Roman" w:cs="Times New Roman"/>
          <w:sz w:val="22"/>
          <w:szCs w:val="22"/>
        </w:rPr>
        <w:t xml:space="preserve"> we </w:t>
      </w:r>
      <w:del w:id="98" w:author="Jaeger, Florian" w:date="2022-10-28T14:31:00Z">
        <w:r w:rsidDel="0036609B">
          <w:rPr>
            <w:rFonts w:ascii="Times New Roman" w:hAnsi="Times New Roman" w:cs="Times New Roman"/>
            <w:sz w:val="22"/>
            <w:szCs w:val="22"/>
          </w:rPr>
          <w:delText xml:space="preserve">need to </w:delText>
        </w:r>
      </w:del>
      <w:r w:rsidR="002870B0">
        <w:rPr>
          <w:rFonts w:ascii="Times New Roman" w:hAnsi="Times New Roman" w:cs="Times New Roman"/>
          <w:sz w:val="22"/>
          <w:szCs w:val="22"/>
        </w:rPr>
        <w:t xml:space="preserve">discuss </w:t>
      </w:r>
      <w:ins w:id="99" w:author="Jaeger, Florian" w:date="2022-10-28T14:31:00Z">
        <w:r w:rsidR="0036609B">
          <w:rPr>
            <w:rFonts w:ascii="Times New Roman" w:hAnsi="Times New Roman" w:cs="Times New Roman"/>
            <w:sz w:val="22"/>
            <w:szCs w:val="22"/>
          </w:rPr>
          <w:t>*</w:t>
        </w:r>
      </w:ins>
      <w:r w:rsidR="002870B0" w:rsidRPr="0036609B">
        <w:rPr>
          <w:rFonts w:ascii="Times New Roman" w:hAnsi="Times New Roman" w:cs="Times New Roman"/>
          <w:sz w:val="22"/>
          <w:szCs w:val="22"/>
          <w:highlight w:val="yellow"/>
          <w:rPrChange w:id="100" w:author="Jaeger, Florian" w:date="2022-10-28T14:31:00Z">
            <w:rPr>
              <w:rFonts w:ascii="Times New Roman" w:hAnsi="Times New Roman" w:cs="Times New Roman"/>
              <w:i/>
              <w:iCs/>
              <w:sz w:val="22"/>
              <w:szCs w:val="22"/>
              <w:highlight w:val="yellow"/>
            </w:rPr>
          </w:rPrChange>
        </w:rPr>
        <w:t>why</w:t>
      </w:r>
      <w:ins w:id="101" w:author="Jaeger, Florian" w:date="2022-10-28T14:31:00Z">
        <w:r w:rsidR="0036609B">
          <w:rPr>
            <w:rFonts w:ascii="Times New Roman" w:hAnsi="Times New Roman" w:cs="Times New Roman"/>
            <w:i/>
            <w:iCs/>
            <w:sz w:val="22"/>
            <w:szCs w:val="22"/>
            <w:highlight w:val="yellow"/>
          </w:rPr>
          <w:t>*</w:t>
        </w:r>
      </w:ins>
      <w:r w:rsidR="002870B0" w:rsidRPr="00902F49">
        <w:rPr>
          <w:rFonts w:ascii="Times New Roman" w:hAnsi="Times New Roman" w:cs="Times New Roman"/>
          <w:i/>
          <w:iCs/>
          <w:sz w:val="22"/>
          <w:szCs w:val="22"/>
          <w:highlight w:val="yellow"/>
        </w:rPr>
        <w:t xml:space="preserve"> </w:t>
      </w:r>
      <w:r>
        <w:rPr>
          <w:rFonts w:ascii="Times New Roman" w:hAnsi="Times New Roman" w:cs="Times New Roman"/>
          <w:sz w:val="22"/>
          <w:szCs w:val="22"/>
        </w:rPr>
        <w:t xml:space="preserve">we believe </w:t>
      </w:r>
      <w:r w:rsidR="00172F6C">
        <w:rPr>
          <w:rFonts w:ascii="Times New Roman" w:hAnsi="Times New Roman" w:cs="Times New Roman"/>
          <w:sz w:val="22"/>
          <w:szCs w:val="22"/>
        </w:rPr>
        <w:t xml:space="preserve">that </w:t>
      </w:r>
      <w:r>
        <w:rPr>
          <w:rFonts w:ascii="Times New Roman" w:hAnsi="Times New Roman" w:cs="Times New Roman"/>
          <w:sz w:val="22"/>
          <w:szCs w:val="22"/>
        </w:rPr>
        <w:t>computational simulations and model comparisons will</w:t>
      </w:r>
      <w:r w:rsidR="002870B0">
        <w:rPr>
          <w:rFonts w:ascii="Times New Roman" w:hAnsi="Times New Roman" w:cs="Times New Roman"/>
          <w:sz w:val="22"/>
          <w:szCs w:val="22"/>
        </w:rPr>
        <w:t xml:space="preserve"> </w:t>
      </w:r>
      <w:r>
        <w:rPr>
          <w:rFonts w:ascii="Times New Roman" w:hAnsi="Times New Roman" w:cs="Times New Roman"/>
          <w:sz w:val="22"/>
          <w:szCs w:val="22"/>
        </w:rPr>
        <w:t>be</w:t>
      </w:r>
      <w:r w:rsidR="002870B0">
        <w:rPr>
          <w:rFonts w:ascii="Times New Roman" w:hAnsi="Times New Roman" w:cs="Times New Roman"/>
          <w:sz w:val="22"/>
          <w:szCs w:val="22"/>
        </w:rPr>
        <w:t xml:space="preserve"> critical </w:t>
      </w:r>
      <w:r>
        <w:rPr>
          <w:rFonts w:ascii="Times New Roman" w:hAnsi="Times New Roman" w:cs="Times New Roman"/>
          <w:sz w:val="22"/>
          <w:szCs w:val="22"/>
        </w:rPr>
        <w:t>to advancing the field.</w:t>
      </w:r>
    </w:p>
    <w:p w14:paraId="68F340BF" w14:textId="002A6928" w:rsidR="002870B0" w:rsidRPr="001610A8" w:rsidRDefault="002870B0" w:rsidP="001610A8">
      <w:pPr>
        <w:pStyle w:val="FirstParagraph"/>
        <w:rPr>
          <w:rFonts w:ascii="Times New Roman" w:hAnsi="Times New Roman" w:cs="Times New Roman"/>
          <w:sz w:val="22"/>
          <w:szCs w:val="22"/>
        </w:rPr>
      </w:pPr>
      <w:r w:rsidRPr="001610A8">
        <w:rPr>
          <w:rFonts w:ascii="Times New Roman" w:hAnsi="Times New Roman" w:cs="Times New Roman"/>
          <w:sz w:val="22"/>
          <w:szCs w:val="22"/>
        </w:rPr>
        <w:t xml:space="preserve">## </w:t>
      </w:r>
      <w:r w:rsidR="00EC0982">
        <w:rPr>
          <w:rFonts w:ascii="Times New Roman" w:hAnsi="Times New Roman" w:cs="Times New Roman"/>
          <w:sz w:val="22"/>
          <w:szCs w:val="22"/>
        </w:rPr>
        <w:t>Beyond qualitative (in)sufficiency tests</w:t>
      </w:r>
    </w:p>
    <w:p w14:paraId="4026483C" w14:textId="6B65F100" w:rsidR="00FB1E24" w:rsidRDefault="001610A8" w:rsidP="00E604A3">
      <w:pPr>
        <w:pStyle w:val="FirstParagraph"/>
        <w:rPr>
          <w:rFonts w:ascii="Times New Roman" w:hAnsi="Times New Roman" w:cs="Times New Roman"/>
          <w:sz w:val="22"/>
          <w:szCs w:val="22"/>
        </w:rPr>
      </w:pPr>
      <w:r w:rsidRPr="001610A8">
        <w:rPr>
          <w:rFonts w:ascii="Times New Roman" w:hAnsi="Times New Roman" w:cs="Times New Roman"/>
          <w:sz w:val="22"/>
          <w:szCs w:val="22"/>
        </w:rPr>
        <w:t xml:space="preserve">For our two case studies, we </w:t>
      </w:r>
      <w:del w:id="102" w:author="Jaeger, Florian" w:date="2022-10-28T14:16:00Z">
        <w:r w:rsidR="0036609B" w:rsidDel="0036609B">
          <w:rPr>
            <w:rFonts w:ascii="Times New Roman" w:hAnsi="Times New Roman" w:cs="Times New Roman"/>
            <w:sz w:val="22"/>
            <w:szCs w:val="22"/>
          </w:rPr>
          <w:delText>‘</w:delText>
        </w:r>
        <w:r w:rsidR="00172F6C" w:rsidDel="0036609B">
          <w:rPr>
            <w:rFonts w:ascii="Times New Roman" w:hAnsi="Times New Roman" w:cs="Times New Roman"/>
            <w:sz w:val="22"/>
            <w:szCs w:val="22"/>
          </w:rPr>
          <w:delText>switched on and off</w:delText>
        </w:r>
        <w:r w:rsidR="0036609B" w:rsidDel="0036609B">
          <w:rPr>
            <w:rFonts w:ascii="Times New Roman" w:hAnsi="Times New Roman" w:cs="Times New Roman"/>
            <w:sz w:val="22"/>
            <w:szCs w:val="22"/>
          </w:rPr>
          <w:delText>’</w:delText>
        </w:r>
        <w:r w:rsidR="00172F6C" w:rsidDel="0036609B">
          <w:rPr>
            <w:rFonts w:ascii="Times New Roman" w:hAnsi="Times New Roman" w:cs="Times New Roman"/>
            <w:sz w:val="22"/>
            <w:szCs w:val="22"/>
          </w:rPr>
          <w:delText xml:space="preserve"> the</w:delText>
        </w:r>
      </w:del>
      <w:ins w:id="103" w:author="Jaeger, Florian" w:date="2022-10-28T14:16:00Z">
        <w:r w:rsidR="0036609B">
          <w:rPr>
            <w:rFonts w:ascii="Times New Roman" w:hAnsi="Times New Roman" w:cs="Times New Roman"/>
            <w:sz w:val="22"/>
            <w:szCs w:val="22"/>
          </w:rPr>
          <w:t>considered each of the</w:t>
        </w:r>
      </w:ins>
      <w:r w:rsidR="00172F6C">
        <w:rPr>
          <w:rFonts w:ascii="Times New Roman" w:hAnsi="Times New Roman" w:cs="Times New Roman"/>
          <w:sz w:val="22"/>
          <w:szCs w:val="22"/>
        </w:rPr>
        <w:t xml:space="preserve"> three change </w:t>
      </w:r>
      <w:r w:rsidRPr="0036609B">
        <w:rPr>
          <w:rFonts w:ascii="Times New Roman" w:hAnsi="Times New Roman" w:cs="Times New Roman"/>
          <w:sz w:val="22"/>
          <w:szCs w:val="22"/>
          <w:highlight w:val="cyan"/>
        </w:rPr>
        <w:t>models</w:t>
      </w:r>
      <w:r w:rsidRPr="001610A8">
        <w:rPr>
          <w:rFonts w:ascii="Times New Roman" w:hAnsi="Times New Roman" w:cs="Times New Roman"/>
          <w:sz w:val="22"/>
          <w:szCs w:val="22"/>
        </w:rPr>
        <w:t xml:space="preserve"> </w:t>
      </w:r>
      <w:ins w:id="104" w:author="Jaeger, Florian" w:date="2022-10-28T14:17:00Z">
        <w:r w:rsidR="0036609B">
          <w:rPr>
            <w:rFonts w:ascii="Times New Roman" w:hAnsi="Times New Roman" w:cs="Times New Roman"/>
            <w:sz w:val="22"/>
            <w:szCs w:val="22"/>
          </w:rPr>
          <w:t>of the ASP framework</w:t>
        </w:r>
      </w:ins>
      <w:ins w:id="105" w:author="Jaeger, Florian" w:date="2022-10-28T14:31:00Z">
        <w:r w:rsidR="0036609B">
          <w:rPr>
            <w:rFonts w:ascii="Times New Roman" w:hAnsi="Times New Roman" w:cs="Times New Roman"/>
            <w:sz w:val="22"/>
            <w:szCs w:val="22"/>
          </w:rPr>
          <w:t xml:space="preserve"> </w:t>
        </w:r>
      </w:ins>
      <w:ins w:id="106" w:author="Jaeger, Florian" w:date="2022-10-28T14:34:00Z">
        <w:r w:rsidR="0036609B">
          <w:rPr>
            <w:rFonts w:ascii="Times New Roman" w:hAnsi="Times New Roman" w:cs="Times New Roman"/>
            <w:sz w:val="22"/>
            <w:szCs w:val="22"/>
          </w:rPr>
          <w:t>_</w:t>
        </w:r>
      </w:ins>
      <w:del w:id="107" w:author="Jaeger, Florian" w:date="2022-10-28T14:09:00Z">
        <w:r w:rsidR="00172F6C" w:rsidRPr="0036609B" w:rsidDel="0036609B">
          <w:rPr>
            <w:rFonts w:ascii="Times New Roman" w:hAnsi="Times New Roman" w:cs="Times New Roman"/>
            <w:i/>
            <w:iCs/>
            <w:sz w:val="22"/>
            <w:szCs w:val="22"/>
            <w:rPrChange w:id="108" w:author="Jaeger, Florian" w:date="2022-10-28T14:16:00Z">
              <w:rPr>
                <w:rFonts w:ascii="Times New Roman" w:hAnsi="Times New Roman" w:cs="Times New Roman"/>
                <w:sz w:val="22"/>
                <w:szCs w:val="22"/>
              </w:rPr>
            </w:rPrChange>
          </w:rPr>
          <w:delText xml:space="preserve">in </w:delText>
        </w:r>
      </w:del>
      <w:ins w:id="109" w:author="Jaeger, Florian" w:date="2022-10-28T14:16:00Z">
        <w:r w:rsidR="0036609B" w:rsidRPr="0036609B">
          <w:rPr>
            <w:rFonts w:ascii="Times New Roman" w:hAnsi="Times New Roman" w:cs="Times New Roman"/>
            <w:i/>
            <w:iCs/>
            <w:sz w:val="22"/>
            <w:szCs w:val="22"/>
            <w:rPrChange w:id="110" w:author="Jaeger, Florian" w:date="2022-10-28T14:16:00Z">
              <w:rPr>
                <w:rFonts w:ascii="Times New Roman" w:hAnsi="Times New Roman" w:cs="Times New Roman"/>
                <w:sz w:val="22"/>
                <w:szCs w:val="22"/>
              </w:rPr>
            </w:rPrChange>
          </w:rPr>
          <w:t>separately</w:t>
        </w:r>
      </w:ins>
      <w:ins w:id="111" w:author="Jaeger, Florian" w:date="2022-10-28T14:34:00Z">
        <w:r w:rsidR="0036609B">
          <w:rPr>
            <w:rFonts w:ascii="Times New Roman" w:hAnsi="Times New Roman" w:cs="Times New Roman"/>
            <w:i/>
            <w:iCs/>
            <w:sz w:val="22"/>
            <w:szCs w:val="22"/>
          </w:rPr>
          <w:t>_</w:t>
        </w:r>
      </w:ins>
      <w:del w:id="112" w:author="Jaeger, Florian" w:date="2022-10-28T14:16:00Z">
        <w:r w:rsidR="00172F6C" w:rsidDel="0036609B">
          <w:rPr>
            <w:rFonts w:ascii="Times New Roman" w:hAnsi="Times New Roman" w:cs="Times New Roman"/>
            <w:sz w:val="22"/>
            <w:szCs w:val="22"/>
          </w:rPr>
          <w:delText xml:space="preserve">the ASP framework to </w:delText>
        </w:r>
        <w:r w:rsidRPr="001610A8" w:rsidDel="0036609B">
          <w:rPr>
            <w:rFonts w:ascii="Times New Roman" w:hAnsi="Times New Roman" w:cs="Times New Roman"/>
            <w:sz w:val="22"/>
            <w:szCs w:val="22"/>
          </w:rPr>
          <w:delText xml:space="preserve">employ one </w:delText>
        </w:r>
        <w:r w:rsidR="00172F6C" w:rsidDel="0036609B">
          <w:rPr>
            <w:rFonts w:ascii="Times New Roman" w:hAnsi="Times New Roman" w:cs="Times New Roman"/>
            <w:sz w:val="22"/>
            <w:szCs w:val="22"/>
          </w:rPr>
          <w:delText>model</w:delText>
        </w:r>
        <w:r w:rsidRPr="001610A8" w:rsidDel="0036609B">
          <w:rPr>
            <w:rFonts w:ascii="Times New Roman" w:hAnsi="Times New Roman" w:cs="Times New Roman"/>
            <w:sz w:val="22"/>
            <w:szCs w:val="22"/>
          </w:rPr>
          <w:delText xml:space="preserve"> at a time</w:delText>
        </w:r>
      </w:del>
      <w:r w:rsidRPr="001610A8">
        <w:rPr>
          <w:rFonts w:ascii="Times New Roman" w:hAnsi="Times New Roman" w:cs="Times New Roman"/>
          <w:sz w:val="22"/>
          <w:szCs w:val="22"/>
        </w:rPr>
        <w:t xml:space="preserve">. This </w:t>
      </w:r>
      <w:r w:rsidR="00EC0982">
        <w:rPr>
          <w:rFonts w:ascii="Times New Roman" w:hAnsi="Times New Roman" w:cs="Times New Roman"/>
          <w:sz w:val="22"/>
          <w:szCs w:val="22"/>
        </w:rPr>
        <w:t xml:space="preserve">served two purposes. The first was </w:t>
      </w:r>
      <w:ins w:id="113" w:author="Jaeger, Florian" w:date="2022-10-28T14:17:00Z">
        <w:r w:rsidR="0036609B">
          <w:rPr>
            <w:rFonts w:ascii="Times New Roman" w:hAnsi="Times New Roman" w:cs="Times New Roman"/>
            <w:sz w:val="22"/>
            <w:szCs w:val="22"/>
          </w:rPr>
          <w:t>presentational</w:t>
        </w:r>
      </w:ins>
      <w:ins w:id="114" w:author="Jaeger, Florian" w:date="2022-10-28T14:19:00Z">
        <w:r w:rsidR="0036609B">
          <w:rPr>
            <w:rFonts w:ascii="Times New Roman" w:hAnsi="Times New Roman" w:cs="Times New Roman"/>
            <w:sz w:val="22"/>
            <w:szCs w:val="22"/>
          </w:rPr>
          <w:t>: b</w:t>
        </w:r>
      </w:ins>
      <w:ins w:id="115" w:author="Jaeger, Florian" w:date="2022-10-28T14:17:00Z">
        <w:r w:rsidR="0036609B">
          <w:rPr>
            <w:rFonts w:ascii="Times New Roman" w:hAnsi="Times New Roman" w:cs="Times New Roman"/>
            <w:sz w:val="22"/>
            <w:szCs w:val="22"/>
          </w:rPr>
          <w:t>y presenting the predictions of each model while the other two change models were ‘switched off’</w:t>
        </w:r>
      </w:ins>
      <w:ins w:id="116" w:author="Jaeger, Florian" w:date="2022-10-28T14:18:00Z">
        <w:r w:rsidR="0036609B">
          <w:rPr>
            <w:rFonts w:ascii="Times New Roman" w:hAnsi="Times New Roman" w:cs="Times New Roman"/>
            <w:sz w:val="22"/>
            <w:szCs w:val="22"/>
          </w:rPr>
          <w:t>,</w:t>
        </w:r>
      </w:ins>
      <w:ins w:id="117" w:author="Jaeger, Florian" w:date="2022-10-28T14:17:00Z">
        <w:r w:rsidR="0036609B">
          <w:rPr>
            <w:rFonts w:ascii="Times New Roman" w:hAnsi="Times New Roman" w:cs="Times New Roman"/>
            <w:sz w:val="22"/>
            <w:szCs w:val="22"/>
          </w:rPr>
          <w:t xml:space="preserve"> </w:t>
        </w:r>
      </w:ins>
      <w:ins w:id="118" w:author="Jaeger, Florian" w:date="2022-10-28T14:18:00Z">
        <w:r w:rsidR="0036609B">
          <w:rPr>
            <w:rFonts w:ascii="Times New Roman" w:hAnsi="Times New Roman" w:cs="Times New Roman"/>
            <w:sz w:val="22"/>
            <w:szCs w:val="22"/>
          </w:rPr>
          <w:t>w</w:t>
        </w:r>
      </w:ins>
      <w:ins w:id="119" w:author="Jaeger, Florian" w:date="2022-10-28T14:17:00Z">
        <w:r w:rsidR="0036609B">
          <w:rPr>
            <w:rFonts w:ascii="Times New Roman" w:hAnsi="Times New Roman" w:cs="Times New Roman"/>
            <w:sz w:val="22"/>
            <w:szCs w:val="22"/>
          </w:rPr>
          <w:t xml:space="preserve">e hope to have </w:t>
        </w:r>
      </w:ins>
      <w:ins w:id="120" w:author="Jaeger, Florian" w:date="2022-10-28T14:18:00Z">
        <w:r w:rsidR="0036609B">
          <w:rPr>
            <w:rFonts w:ascii="Times New Roman" w:hAnsi="Times New Roman" w:cs="Times New Roman"/>
            <w:sz w:val="22"/>
            <w:szCs w:val="22"/>
          </w:rPr>
          <w:t xml:space="preserve">provided readers with clearer intuitions about the </w:t>
        </w:r>
      </w:ins>
      <w:ins w:id="121" w:author="Jaeger, Florian" w:date="2022-10-28T14:19:00Z">
        <w:r w:rsidR="0036609B">
          <w:rPr>
            <w:rFonts w:ascii="Times New Roman" w:hAnsi="Times New Roman" w:cs="Times New Roman"/>
            <w:sz w:val="22"/>
            <w:szCs w:val="22"/>
          </w:rPr>
          <w:t xml:space="preserve">inner workings of each model. </w:t>
        </w:r>
      </w:ins>
      <w:r w:rsidR="003C0E0C">
        <w:rPr>
          <w:rFonts w:ascii="Times New Roman" w:hAnsi="Times New Roman" w:cs="Times New Roman"/>
          <w:sz w:val="22"/>
          <w:szCs w:val="22"/>
        </w:rPr>
        <w:t xml:space="preserve">The second </w:t>
      </w:r>
      <w:r w:rsidR="0036609B">
        <w:rPr>
          <w:rFonts w:ascii="Times New Roman" w:hAnsi="Times New Roman" w:cs="Times New Roman"/>
          <w:sz w:val="22"/>
          <w:szCs w:val="22"/>
        </w:rPr>
        <w:t xml:space="preserve">purpose </w:t>
      </w:r>
      <w:r w:rsidR="003C0E0C">
        <w:rPr>
          <w:rFonts w:ascii="Times New Roman" w:hAnsi="Times New Roman" w:cs="Times New Roman"/>
          <w:sz w:val="22"/>
          <w:szCs w:val="22"/>
        </w:rPr>
        <w:t xml:space="preserve">was the test of </w:t>
      </w:r>
      <w:del w:id="122" w:author="Jaeger, Florian" w:date="2022-10-28T14:34:00Z">
        <w:r w:rsidR="003C0E0C" w:rsidRPr="001610A8" w:rsidDel="0036609B">
          <w:rPr>
            <w:rFonts w:ascii="Times New Roman" w:hAnsi="Times New Roman" w:cs="Times New Roman"/>
            <w:sz w:val="22"/>
            <w:szCs w:val="22"/>
          </w:rPr>
          <w:delText>*(</w:delText>
        </w:r>
      </w:del>
      <w:ins w:id="123" w:author="Jaeger, Florian" w:date="2022-10-28T14:34:00Z">
        <w:r w:rsidR="0036609B">
          <w:rPr>
            <w:rFonts w:ascii="Times New Roman" w:hAnsi="Times New Roman" w:cs="Times New Roman"/>
            <w:sz w:val="22"/>
            <w:szCs w:val="22"/>
          </w:rPr>
          <w:t>_</w:t>
        </w:r>
        <w:r w:rsidR="0036609B" w:rsidRPr="001610A8">
          <w:rPr>
            <w:rFonts w:ascii="Times New Roman" w:hAnsi="Times New Roman" w:cs="Times New Roman"/>
            <w:sz w:val="22"/>
            <w:szCs w:val="22"/>
          </w:rPr>
          <w:t>(</w:t>
        </w:r>
      </w:ins>
      <w:r w:rsidR="003C0E0C" w:rsidRPr="001610A8">
        <w:rPr>
          <w:rFonts w:ascii="Times New Roman" w:hAnsi="Times New Roman" w:cs="Times New Roman"/>
          <w:sz w:val="22"/>
          <w:szCs w:val="22"/>
        </w:rPr>
        <w:t>in)sufficie</w:t>
      </w:r>
      <w:r w:rsidR="003C0E0C">
        <w:rPr>
          <w:rFonts w:ascii="Times New Roman" w:hAnsi="Times New Roman" w:cs="Times New Roman"/>
          <w:sz w:val="22"/>
          <w:szCs w:val="22"/>
        </w:rPr>
        <w:t>ncy</w:t>
      </w:r>
      <w:del w:id="124" w:author="Jaeger, Florian" w:date="2022-10-28T14:34:00Z">
        <w:r w:rsidR="003C0E0C" w:rsidRPr="001610A8" w:rsidDel="0036609B">
          <w:rPr>
            <w:rFonts w:ascii="Times New Roman" w:hAnsi="Times New Roman" w:cs="Times New Roman"/>
            <w:sz w:val="22"/>
            <w:szCs w:val="22"/>
          </w:rPr>
          <w:delText>*</w:delText>
        </w:r>
        <w:r w:rsidR="003C0E0C" w:rsidDel="0036609B">
          <w:rPr>
            <w:rFonts w:ascii="Times New Roman" w:hAnsi="Times New Roman" w:cs="Times New Roman"/>
            <w:sz w:val="22"/>
            <w:szCs w:val="22"/>
          </w:rPr>
          <w:delText xml:space="preserve"> </w:delText>
        </w:r>
      </w:del>
      <w:ins w:id="125" w:author="Jaeger, Florian" w:date="2022-10-28T14:34:00Z">
        <w:r w:rsidR="0036609B">
          <w:rPr>
            <w:rFonts w:ascii="Times New Roman" w:hAnsi="Times New Roman" w:cs="Times New Roman"/>
            <w:sz w:val="22"/>
            <w:szCs w:val="22"/>
          </w:rPr>
          <w:t>_</w:t>
        </w:r>
        <w:r w:rsidR="0036609B">
          <w:rPr>
            <w:rFonts w:ascii="Times New Roman" w:hAnsi="Times New Roman" w:cs="Times New Roman"/>
            <w:sz w:val="22"/>
            <w:szCs w:val="22"/>
          </w:rPr>
          <w:t xml:space="preserve"> </w:t>
        </w:r>
      </w:ins>
      <w:r w:rsidR="003C0E0C">
        <w:rPr>
          <w:rFonts w:ascii="Times New Roman" w:hAnsi="Times New Roman" w:cs="Times New Roman"/>
          <w:sz w:val="22"/>
          <w:szCs w:val="22"/>
        </w:rPr>
        <w:t xml:space="preserve">of each change mechanism in </w:t>
      </w:r>
      <w:r w:rsidRPr="001610A8">
        <w:rPr>
          <w:rFonts w:ascii="Times New Roman" w:hAnsi="Times New Roman" w:cs="Times New Roman"/>
          <w:sz w:val="22"/>
          <w:szCs w:val="22"/>
        </w:rPr>
        <w:t>explain</w:t>
      </w:r>
      <w:r w:rsidR="003C0E0C">
        <w:rPr>
          <w:rFonts w:ascii="Times New Roman" w:hAnsi="Times New Roman" w:cs="Times New Roman"/>
          <w:sz w:val="22"/>
          <w:szCs w:val="22"/>
        </w:rPr>
        <w:t>ing</w:t>
      </w:r>
      <w:r w:rsidRPr="001610A8">
        <w:rPr>
          <w:rFonts w:ascii="Times New Roman" w:hAnsi="Times New Roman" w:cs="Times New Roman"/>
          <w:sz w:val="22"/>
          <w:szCs w:val="22"/>
        </w:rPr>
        <w:t xml:space="preserve"> the signature results </w:t>
      </w:r>
      <w:r w:rsidR="003C0E0C">
        <w:rPr>
          <w:rFonts w:ascii="Times New Roman" w:hAnsi="Times New Roman" w:cs="Times New Roman"/>
          <w:sz w:val="22"/>
          <w:szCs w:val="22"/>
        </w:rPr>
        <w:t>from</w:t>
      </w:r>
      <w:r w:rsidRPr="001610A8">
        <w:rPr>
          <w:rFonts w:ascii="Times New Roman" w:hAnsi="Times New Roman" w:cs="Times New Roman"/>
          <w:sz w:val="22"/>
          <w:szCs w:val="22"/>
        </w:rPr>
        <w:t xml:space="preserve"> the two paradigms</w:t>
      </w:r>
      <w:del w:id="126" w:author="Jaeger, Florian" w:date="2022-10-28T14:32:00Z">
        <w:r w:rsidRPr="001610A8" w:rsidDel="0036609B">
          <w:rPr>
            <w:rFonts w:ascii="Times New Roman" w:hAnsi="Times New Roman" w:cs="Times New Roman"/>
            <w:sz w:val="22"/>
            <w:szCs w:val="22"/>
          </w:rPr>
          <w:delText xml:space="preserve">. </w:delText>
        </w:r>
        <w:r w:rsidR="003C0E0C" w:rsidDel="0036609B">
          <w:rPr>
            <w:rFonts w:ascii="Times New Roman" w:hAnsi="Times New Roman" w:cs="Times New Roman"/>
            <w:sz w:val="22"/>
            <w:szCs w:val="22"/>
          </w:rPr>
          <w:delText>In other words, we framed our question to be about</w:delText>
        </w:r>
      </w:del>
      <w:ins w:id="127" w:author="Jaeger, Florian" w:date="2022-10-28T14:32:00Z">
        <w:r w:rsidR="0036609B">
          <w:rPr>
            <w:rFonts w:ascii="Times New Roman" w:hAnsi="Times New Roman" w:cs="Times New Roman"/>
            <w:sz w:val="22"/>
            <w:szCs w:val="22"/>
          </w:rPr>
          <w:t>: we asked</w:t>
        </w:r>
      </w:ins>
      <w:r w:rsidR="003C0E0C">
        <w:rPr>
          <w:rFonts w:ascii="Times New Roman" w:hAnsi="Times New Roman" w:cs="Times New Roman"/>
          <w:sz w:val="22"/>
          <w:szCs w:val="22"/>
        </w:rPr>
        <w:t xml:space="preserve"> whether </w:t>
      </w:r>
      <w:del w:id="128" w:author="Jaeger, Florian" w:date="2022-10-28T14:32:00Z">
        <w:r w:rsidR="003C0E0C" w:rsidDel="0036609B">
          <w:rPr>
            <w:rFonts w:ascii="Times New Roman" w:hAnsi="Times New Roman" w:cs="Times New Roman"/>
            <w:sz w:val="22"/>
            <w:szCs w:val="22"/>
          </w:rPr>
          <w:delText xml:space="preserve">each </w:delText>
        </w:r>
      </w:del>
      <w:ins w:id="129" w:author="Jaeger, Florian" w:date="2022-10-28T14:33:00Z">
        <w:r w:rsidR="0036609B">
          <w:rPr>
            <w:rFonts w:ascii="Times New Roman" w:hAnsi="Times New Roman" w:cs="Times New Roman"/>
            <w:sz w:val="22"/>
            <w:szCs w:val="22"/>
          </w:rPr>
          <w:t>each</w:t>
        </w:r>
      </w:ins>
      <w:ins w:id="130" w:author="Jaeger, Florian" w:date="2022-10-28T14:32:00Z">
        <w:r w:rsidR="0036609B">
          <w:rPr>
            <w:rFonts w:ascii="Times New Roman" w:hAnsi="Times New Roman" w:cs="Times New Roman"/>
            <w:sz w:val="22"/>
            <w:szCs w:val="22"/>
          </w:rPr>
          <w:t xml:space="preserve"> of the</w:t>
        </w:r>
        <w:r w:rsidR="0036609B">
          <w:rPr>
            <w:rFonts w:ascii="Times New Roman" w:hAnsi="Times New Roman" w:cs="Times New Roman"/>
            <w:sz w:val="22"/>
            <w:szCs w:val="22"/>
          </w:rPr>
          <w:t xml:space="preserve"> </w:t>
        </w:r>
      </w:ins>
      <w:r w:rsidR="00646DF2">
        <w:rPr>
          <w:rFonts w:ascii="Times New Roman" w:hAnsi="Times New Roman" w:cs="Times New Roman"/>
          <w:sz w:val="22"/>
          <w:szCs w:val="22"/>
        </w:rPr>
        <w:t>mechanism</w:t>
      </w:r>
      <w:ins w:id="131" w:author="Jaeger, Florian" w:date="2022-10-28T14:33:00Z">
        <w:r w:rsidR="0036609B">
          <w:rPr>
            <w:rFonts w:ascii="Times New Roman" w:hAnsi="Times New Roman" w:cs="Times New Roman"/>
            <w:sz w:val="22"/>
            <w:szCs w:val="22"/>
          </w:rPr>
          <w:t>s</w:t>
        </w:r>
      </w:ins>
      <w:r w:rsidR="003C0E0C">
        <w:rPr>
          <w:rFonts w:ascii="Times New Roman" w:hAnsi="Times New Roman" w:cs="Times New Roman"/>
          <w:sz w:val="22"/>
          <w:szCs w:val="22"/>
        </w:rPr>
        <w:t xml:space="preserve"> is sufficient to predict adaptive changes of speech perception</w:t>
      </w:r>
      <w:del w:id="132" w:author="Jaeger, Florian" w:date="2022-10-28T14:33:00Z">
        <w:r w:rsidR="003C0E0C" w:rsidDel="0036609B">
          <w:rPr>
            <w:rFonts w:ascii="Times New Roman" w:hAnsi="Times New Roman" w:cs="Times New Roman"/>
            <w:sz w:val="22"/>
            <w:szCs w:val="22"/>
          </w:rPr>
          <w:delText xml:space="preserve"> </w:delText>
        </w:r>
        <w:r w:rsidR="003C0E0C" w:rsidRPr="0036609B" w:rsidDel="0036609B">
          <w:rPr>
            <w:rFonts w:ascii="Times New Roman" w:hAnsi="Times New Roman" w:cs="Times New Roman"/>
            <w:i/>
            <w:iCs/>
            <w:sz w:val="22"/>
            <w:szCs w:val="22"/>
          </w:rPr>
          <w:delText>if</w:delText>
        </w:r>
        <w:r w:rsidR="003C0E0C" w:rsidDel="0036609B">
          <w:rPr>
            <w:rFonts w:ascii="Times New Roman" w:hAnsi="Times New Roman" w:cs="Times New Roman"/>
            <w:sz w:val="22"/>
            <w:szCs w:val="22"/>
          </w:rPr>
          <w:delText xml:space="preserve"> only one of the three mechanisms is at work</w:delText>
        </w:r>
      </w:del>
      <w:r w:rsidR="003C0E0C">
        <w:rPr>
          <w:rFonts w:ascii="Times New Roman" w:hAnsi="Times New Roman" w:cs="Times New Roman"/>
          <w:sz w:val="22"/>
          <w:szCs w:val="22"/>
        </w:rPr>
        <w:t xml:space="preserve">. Ultimately, however, </w:t>
      </w:r>
      <w:ins w:id="133" w:author="Jaeger, Florian" w:date="2022-10-28T14:33:00Z">
        <w:r w:rsidR="0036609B">
          <w:rPr>
            <w:rFonts w:ascii="Times New Roman" w:hAnsi="Times New Roman" w:cs="Times New Roman"/>
            <w:sz w:val="22"/>
            <w:szCs w:val="22"/>
          </w:rPr>
          <w:t xml:space="preserve">research on adaptive speech perception </w:t>
        </w:r>
      </w:ins>
      <w:del w:id="134" w:author="Jaeger, Florian" w:date="2022-10-28T14:33:00Z">
        <w:r w:rsidR="003C0E0C" w:rsidDel="0036609B">
          <w:rPr>
            <w:rFonts w:ascii="Times New Roman" w:hAnsi="Times New Roman" w:cs="Times New Roman"/>
            <w:sz w:val="22"/>
            <w:szCs w:val="22"/>
          </w:rPr>
          <w:delText>theories must</w:delText>
        </w:r>
      </w:del>
      <w:ins w:id="135" w:author="Jaeger, Florian" w:date="2022-10-28T14:33:00Z">
        <w:r w:rsidR="0036609B">
          <w:rPr>
            <w:rFonts w:ascii="Times New Roman" w:hAnsi="Times New Roman" w:cs="Times New Roman"/>
            <w:sz w:val="22"/>
            <w:szCs w:val="22"/>
          </w:rPr>
          <w:t>will have to</w:t>
        </w:r>
      </w:ins>
      <w:r w:rsidR="003C0E0C">
        <w:rPr>
          <w:rFonts w:ascii="Times New Roman" w:hAnsi="Times New Roman" w:cs="Times New Roman"/>
          <w:sz w:val="22"/>
          <w:szCs w:val="22"/>
        </w:rPr>
        <w:t xml:space="preserve"> go beyond such sufficiency tests. W</w:t>
      </w:r>
      <w:r w:rsidR="00E604A3" w:rsidRPr="00A64B6C">
        <w:rPr>
          <w:rFonts w:ascii="Times New Roman" w:hAnsi="Times New Roman" w:cs="Times New Roman"/>
          <w:sz w:val="22"/>
          <w:szCs w:val="22"/>
        </w:rPr>
        <w:t xml:space="preserve">ith a phenomenon as complex as human speech perception, it is most plausible that </w:t>
      </w:r>
      <w:r w:rsidR="00E604A3">
        <w:rPr>
          <w:rFonts w:ascii="Times New Roman" w:hAnsi="Times New Roman" w:cs="Times New Roman"/>
          <w:sz w:val="22"/>
          <w:szCs w:val="22"/>
        </w:rPr>
        <w:t xml:space="preserve">multiple mechanisms, from early perception to decision-making, _jointly_ contribute to the observed adaptive behavior. </w:t>
      </w:r>
    </w:p>
    <w:p w14:paraId="76D61905" w14:textId="2F738B6B" w:rsidR="00646DF2" w:rsidRDefault="00E604A3" w:rsidP="00ED7A7B">
      <w:pPr>
        <w:pStyle w:val="FirstParagraph"/>
        <w:rPr>
          <w:ins w:id="136" w:author="Jaeger, Florian" w:date="2022-10-28T15:55:00Z"/>
          <w:rFonts w:ascii="Times New Roman" w:hAnsi="Times New Roman" w:cs="Times New Roman"/>
          <w:sz w:val="22"/>
          <w:szCs w:val="22"/>
        </w:rPr>
      </w:pPr>
      <w:r>
        <w:rPr>
          <w:rFonts w:ascii="Times New Roman" w:hAnsi="Times New Roman" w:cs="Times New Roman"/>
          <w:sz w:val="22"/>
          <w:szCs w:val="22"/>
        </w:rPr>
        <w:t xml:space="preserve">Indeed, existing evidence </w:t>
      </w:r>
      <w:del w:id="137" w:author="Jaeger, Florian" w:date="2022-10-28T15:40:00Z">
        <w:r w:rsidDel="00A5426A">
          <w:rPr>
            <w:rFonts w:ascii="Times New Roman" w:hAnsi="Times New Roman" w:cs="Times New Roman"/>
            <w:sz w:val="22"/>
            <w:szCs w:val="22"/>
          </w:rPr>
          <w:delText xml:space="preserve">seem to </w:delText>
        </w:r>
      </w:del>
      <w:r>
        <w:rPr>
          <w:rFonts w:ascii="Times New Roman" w:hAnsi="Times New Roman" w:cs="Times New Roman"/>
          <w:sz w:val="22"/>
          <w:szCs w:val="22"/>
        </w:rPr>
        <w:t>support</w:t>
      </w:r>
      <w:ins w:id="138" w:author="Jaeger, Florian" w:date="2022-10-28T15:40:00Z">
        <w:r w:rsidR="00A5426A">
          <w:rPr>
            <w:rFonts w:ascii="Times New Roman" w:hAnsi="Times New Roman" w:cs="Times New Roman"/>
            <w:sz w:val="22"/>
            <w:szCs w:val="22"/>
          </w:rPr>
          <w:t>s</w:t>
        </w:r>
      </w:ins>
      <w:r>
        <w:rPr>
          <w:rFonts w:ascii="Times New Roman" w:hAnsi="Times New Roman" w:cs="Times New Roman"/>
          <w:sz w:val="22"/>
          <w:szCs w:val="22"/>
        </w:rPr>
        <w:t xml:space="preserve"> </w:t>
      </w:r>
      <w:del w:id="139" w:author="Kurumada, Chigusa" w:date="2022-10-22T16:05:00Z">
        <w:r w:rsidDel="00646DF2">
          <w:rPr>
            <w:rFonts w:ascii="Times New Roman" w:hAnsi="Times New Roman" w:cs="Times New Roman"/>
            <w:sz w:val="22"/>
            <w:szCs w:val="22"/>
          </w:rPr>
          <w:delText>this hypothesis</w:delText>
        </w:r>
      </w:del>
      <w:ins w:id="140" w:author="Kurumada, Chigusa" w:date="2022-10-22T16:05:00Z">
        <w:r w:rsidR="00646DF2">
          <w:rPr>
            <w:rFonts w:ascii="Times New Roman" w:hAnsi="Times New Roman" w:cs="Times New Roman"/>
            <w:sz w:val="22"/>
            <w:szCs w:val="22"/>
          </w:rPr>
          <w:t xml:space="preserve">the idea </w:t>
        </w:r>
        <w:del w:id="141" w:author="Jaeger, Florian" w:date="2022-10-28T14:35:00Z">
          <w:r w:rsidR="00646DF2" w:rsidDel="00A5426A">
            <w:rPr>
              <w:rFonts w:ascii="Times New Roman" w:hAnsi="Times New Roman" w:cs="Times New Roman"/>
              <w:sz w:val="22"/>
              <w:szCs w:val="22"/>
            </w:rPr>
            <w:delText>of joint engagement of multiple mechanisms</w:delText>
          </w:r>
        </w:del>
      </w:ins>
      <w:ins w:id="142" w:author="Jaeger, Florian" w:date="2022-10-28T14:35:00Z">
        <w:r w:rsidR="00A5426A">
          <w:rPr>
            <w:rFonts w:ascii="Times New Roman" w:hAnsi="Times New Roman" w:cs="Times New Roman"/>
            <w:sz w:val="22"/>
            <w:szCs w:val="22"/>
          </w:rPr>
          <w:t>that none of the three mechanisms is sufficient to explain the range of adaptive behaviors listeners exhibit in response to recent exposure</w:t>
        </w:r>
      </w:ins>
      <w:r>
        <w:rPr>
          <w:rFonts w:ascii="Times New Roman" w:hAnsi="Times New Roman" w:cs="Times New Roman"/>
          <w:sz w:val="22"/>
          <w:szCs w:val="22"/>
        </w:rPr>
        <w:t xml:space="preserve">. </w:t>
      </w:r>
      <w:del w:id="143" w:author="Jaeger, Florian" w:date="2022-10-28T14:36:00Z">
        <w:r w:rsidRPr="00524BF8" w:rsidDel="00A5426A">
          <w:rPr>
            <w:rFonts w:ascii="Times New Roman" w:hAnsi="Times New Roman" w:cs="Times New Roman"/>
            <w:sz w:val="22"/>
            <w:szCs w:val="22"/>
          </w:rPr>
          <w:delText xml:space="preserve">In </w:delText>
        </w:r>
      </w:del>
      <w:ins w:id="144" w:author="Jaeger, Florian" w:date="2022-10-28T14:36:00Z">
        <w:r w:rsidR="00A5426A">
          <w:rPr>
            <w:rFonts w:ascii="Times New Roman" w:hAnsi="Times New Roman" w:cs="Times New Roman"/>
            <w:sz w:val="22"/>
            <w:szCs w:val="22"/>
          </w:rPr>
          <w:t>We summarize this evidence in</w:t>
        </w:r>
        <w:r w:rsidR="00A5426A" w:rsidRPr="00524BF8">
          <w:rPr>
            <w:rFonts w:ascii="Times New Roman" w:hAnsi="Times New Roman" w:cs="Times New Roman"/>
            <w:sz w:val="22"/>
            <w:szCs w:val="22"/>
          </w:rPr>
          <w:t xml:space="preserve"> </w:t>
        </w:r>
      </w:ins>
      <w:ins w:id="145" w:author="Jaeger, Florian" w:date="2022-10-28T16:13:00Z">
        <w:r w:rsidR="00A5426A">
          <w:rPr>
            <w:rFonts w:ascii="Times New Roman" w:hAnsi="Times New Roman" w:cs="Times New Roman"/>
            <w:sz w:val="22"/>
            <w:szCs w:val="22"/>
          </w:rPr>
          <w:t xml:space="preserve">more depth in </w:t>
        </w:r>
      </w:ins>
      <w:r w:rsidRPr="00524BF8">
        <w:rPr>
          <w:rFonts w:ascii="Times New Roman" w:hAnsi="Times New Roman" w:cs="Times New Roman"/>
          <w:sz w:val="22"/>
          <w:szCs w:val="22"/>
        </w:rPr>
        <w:t xml:space="preserve">the SI </w:t>
      </w:r>
      <w:ins w:id="146" w:author="Jaeger, Florian" w:date="2022-10-28T14:44:00Z">
        <w:r w:rsidR="00A5426A">
          <w:rPr>
            <w:rFonts w:ascii="Times New Roman" w:hAnsi="Times New Roman" w:cs="Times New Roman"/>
            <w:sz w:val="22"/>
            <w:szCs w:val="22"/>
          </w:rPr>
          <w:t>[</w:t>
        </w:r>
      </w:ins>
      <w:del w:id="147" w:author="Jaeger, Florian" w:date="2022-10-28T14:44:00Z">
        <w:r w:rsidRPr="00524BF8" w:rsidDel="00A5426A">
          <w:rPr>
            <w:rFonts w:ascii="Times New Roman" w:hAnsi="Times New Roman" w:cs="Times New Roman"/>
            <w:sz w:val="22"/>
            <w:szCs w:val="22"/>
          </w:rPr>
          <w:delText>(</w:delText>
        </w:r>
      </w:del>
      <w:r w:rsidRPr="00524BF8">
        <w:rPr>
          <w:rFonts w:ascii="Times New Roman" w:hAnsi="Times New Roman" w:cs="Times New Roman"/>
          <w:sz w:val="22"/>
          <w:szCs w:val="22"/>
        </w:rPr>
        <w:t>\@ref(sec:discussion-sufficiency)</w:t>
      </w:r>
      <w:ins w:id="148" w:author="Jaeger, Florian" w:date="2022-10-28T14:44:00Z">
        <w:r w:rsidR="00A5426A">
          <w:rPr>
            <w:rFonts w:ascii="Times New Roman" w:hAnsi="Times New Roman" w:cs="Times New Roman"/>
            <w:sz w:val="22"/>
            <w:szCs w:val="22"/>
          </w:rPr>
          <w:t>; see also @weatherholtz-</w:t>
        </w:r>
      </w:ins>
      <w:ins w:id="149" w:author="Jaeger, Florian" w:date="2022-10-28T14:45:00Z">
        <w:r w:rsidR="00A5426A">
          <w:rPr>
            <w:rFonts w:ascii="Times New Roman" w:hAnsi="Times New Roman" w:cs="Times New Roman"/>
            <w:sz w:val="22"/>
            <w:szCs w:val="22"/>
          </w:rPr>
          <w:t>jaeger2016]</w:t>
        </w:r>
      </w:ins>
      <w:del w:id="150" w:author="Jaeger, Florian" w:date="2022-10-28T14:44:00Z">
        <w:r w:rsidRPr="00524BF8" w:rsidDel="00A5426A">
          <w:rPr>
            <w:rFonts w:ascii="Times New Roman" w:hAnsi="Times New Roman" w:cs="Times New Roman"/>
            <w:sz w:val="22"/>
            <w:szCs w:val="22"/>
          </w:rPr>
          <w:delText>)</w:delText>
        </w:r>
      </w:del>
      <w:del w:id="151" w:author="Jaeger, Florian" w:date="2022-10-28T14:36:00Z">
        <w:r w:rsidRPr="00524BF8" w:rsidDel="00A5426A">
          <w:rPr>
            <w:rFonts w:ascii="Times New Roman" w:hAnsi="Times New Roman" w:cs="Times New Roman"/>
            <w:sz w:val="22"/>
            <w:szCs w:val="22"/>
          </w:rPr>
          <w:delText>, we summarize</w:delText>
        </w:r>
        <w:r w:rsidDel="00A5426A">
          <w:rPr>
            <w:rFonts w:ascii="Times New Roman" w:hAnsi="Times New Roman" w:cs="Times New Roman"/>
            <w:sz w:val="22"/>
            <w:szCs w:val="22"/>
          </w:rPr>
          <w:delText xml:space="preserve"> key </w:delText>
        </w:r>
        <w:r w:rsidRPr="00524BF8" w:rsidDel="00A5426A">
          <w:rPr>
            <w:rFonts w:ascii="Times New Roman" w:hAnsi="Times New Roman" w:cs="Times New Roman"/>
            <w:sz w:val="22"/>
            <w:szCs w:val="22"/>
          </w:rPr>
          <w:delText xml:space="preserve">findings </w:delText>
        </w:r>
        <w:r w:rsidDel="00A5426A">
          <w:rPr>
            <w:rFonts w:ascii="Times New Roman" w:hAnsi="Times New Roman" w:cs="Times New Roman"/>
            <w:sz w:val="22"/>
            <w:szCs w:val="22"/>
          </w:rPr>
          <w:delText xml:space="preserve">from behavioral and neuro-imaging research </w:delText>
        </w:r>
        <w:r w:rsidRPr="00524BF8" w:rsidDel="00A5426A">
          <w:rPr>
            <w:rFonts w:ascii="Times New Roman" w:hAnsi="Times New Roman" w:cs="Times New Roman"/>
            <w:sz w:val="22"/>
            <w:szCs w:val="22"/>
          </w:rPr>
          <w:delText xml:space="preserve">that </w:delText>
        </w:r>
        <w:r w:rsidDel="00A5426A">
          <w:rPr>
            <w:rFonts w:ascii="Times New Roman" w:hAnsi="Times New Roman" w:cs="Times New Roman"/>
            <w:sz w:val="22"/>
            <w:szCs w:val="22"/>
          </w:rPr>
          <w:delText>lend credence to this idea</w:delText>
        </w:r>
      </w:del>
      <w:del w:id="152" w:author="Kurumada, Chigusa" w:date="2022-10-22T16:07:00Z">
        <w:r w:rsidR="004577F4" w:rsidDel="00646DF2">
          <w:rPr>
            <w:rFonts w:ascii="Times New Roman" w:hAnsi="Times New Roman" w:cs="Times New Roman"/>
            <w:sz w:val="22"/>
            <w:szCs w:val="22"/>
          </w:rPr>
          <w:delText>, and propose follow-up experiments, based on insights derived from the formalization of change mechanisms in ASP</w:delText>
        </w:r>
      </w:del>
      <w:r w:rsidR="004577F4">
        <w:rPr>
          <w:rFonts w:ascii="Times New Roman" w:hAnsi="Times New Roman" w:cs="Times New Roman"/>
          <w:sz w:val="22"/>
          <w:szCs w:val="22"/>
        </w:rPr>
        <w:t>.</w:t>
      </w:r>
      <w:r>
        <w:rPr>
          <w:rFonts w:ascii="Times New Roman" w:hAnsi="Times New Roman" w:cs="Times New Roman"/>
          <w:sz w:val="22"/>
          <w:szCs w:val="22"/>
        </w:rPr>
        <w:t xml:space="preserve"> </w:t>
      </w:r>
      <w:commentRangeStart w:id="153"/>
      <w:del w:id="154" w:author="Kurumada, Chigusa" w:date="2022-10-22T16:07:00Z">
        <w:r w:rsidR="004577F4" w:rsidDel="00646DF2">
          <w:rPr>
            <w:rFonts w:ascii="Times New Roman" w:hAnsi="Times New Roman" w:cs="Times New Roman"/>
            <w:sz w:val="22"/>
            <w:szCs w:val="22"/>
          </w:rPr>
          <w:delText xml:space="preserve">We conclude that, taken together, </w:delText>
        </w:r>
      </w:del>
      <w:del w:id="155" w:author="Kurumada, Chigusa" w:date="2022-10-22T16:12:00Z">
        <w:r w:rsidR="004577F4" w:rsidDel="00646DF2">
          <w:rPr>
            <w:rFonts w:ascii="Times New Roman" w:hAnsi="Times New Roman" w:cs="Times New Roman"/>
            <w:sz w:val="22"/>
            <w:szCs w:val="22"/>
          </w:rPr>
          <w:delText>e</w:delText>
        </w:r>
      </w:del>
      <w:ins w:id="156" w:author="Kurumada, Chigusa" w:date="2022-10-22T16:12:00Z">
        <w:del w:id="157" w:author="Jaeger, Florian" w:date="2022-10-28T14:36:00Z">
          <w:r w:rsidR="00646DF2" w:rsidDel="00A5426A">
            <w:rPr>
              <w:rFonts w:ascii="Times New Roman" w:hAnsi="Times New Roman" w:cs="Times New Roman"/>
              <w:sz w:val="22"/>
              <w:szCs w:val="22"/>
            </w:rPr>
            <w:delText>E</w:delText>
          </w:r>
        </w:del>
      </w:ins>
      <w:del w:id="158" w:author="Jaeger, Florian" w:date="2022-10-28T14:36:00Z">
        <w:r w:rsidR="004577F4" w:rsidDel="00A5426A">
          <w:rPr>
            <w:rFonts w:ascii="Times New Roman" w:hAnsi="Times New Roman" w:cs="Times New Roman"/>
            <w:sz w:val="22"/>
            <w:szCs w:val="22"/>
          </w:rPr>
          <w:delText>xisting findings</w:delText>
        </w:r>
        <w:r w:rsidR="004577F4" w:rsidRPr="00524BF8" w:rsidDel="00A5426A">
          <w:rPr>
            <w:rFonts w:ascii="Times New Roman" w:hAnsi="Times New Roman" w:cs="Times New Roman"/>
            <w:sz w:val="22"/>
            <w:szCs w:val="22"/>
          </w:rPr>
          <w:delText xml:space="preserve"> </w:delText>
        </w:r>
        <w:commentRangeStart w:id="159"/>
        <w:r w:rsidR="004577F4" w:rsidDel="00A5426A">
          <w:rPr>
            <w:rFonts w:ascii="Times New Roman" w:hAnsi="Times New Roman" w:cs="Times New Roman"/>
            <w:sz w:val="22"/>
            <w:szCs w:val="22"/>
          </w:rPr>
          <w:delText xml:space="preserve">strongly </w:delText>
        </w:r>
        <w:commentRangeEnd w:id="159"/>
        <w:r w:rsidR="00143339" w:rsidDel="00A5426A">
          <w:rPr>
            <w:rStyle w:val="CommentReference"/>
          </w:rPr>
          <w:commentReference w:id="159"/>
        </w:r>
        <w:r w:rsidR="004577F4" w:rsidRPr="00524BF8" w:rsidDel="00A5426A">
          <w:rPr>
            <w:rFonts w:ascii="Times New Roman" w:hAnsi="Times New Roman" w:cs="Times New Roman"/>
            <w:sz w:val="22"/>
            <w:szCs w:val="22"/>
          </w:rPr>
          <w:delText xml:space="preserve">suggest that none of the three change mechanisms </w:delText>
        </w:r>
      </w:del>
      <w:ins w:id="160" w:author="Kurumada, Chigusa" w:date="2022-10-22T16:11:00Z">
        <w:del w:id="161" w:author="Jaeger, Florian" w:date="2022-10-28T14:36:00Z">
          <w:r w:rsidR="00646DF2" w:rsidDel="00A5426A">
            <w:rPr>
              <w:rFonts w:ascii="Times New Roman" w:hAnsi="Times New Roman" w:cs="Times New Roman"/>
              <w:sz w:val="22"/>
              <w:szCs w:val="22"/>
            </w:rPr>
            <w:delText xml:space="preserve">alone </w:delText>
          </w:r>
        </w:del>
      </w:ins>
      <w:del w:id="162" w:author="Jaeger, Florian" w:date="2022-10-28T14:36:00Z">
        <w:r w:rsidR="004577F4" w:rsidRPr="00524BF8" w:rsidDel="00A5426A">
          <w:rPr>
            <w:rFonts w:ascii="Times New Roman" w:hAnsi="Times New Roman" w:cs="Times New Roman"/>
            <w:sz w:val="22"/>
            <w:szCs w:val="22"/>
          </w:rPr>
          <w:delText>is sufficient to explain the range of</w:delText>
        </w:r>
      </w:del>
      <w:ins w:id="163" w:author="Kurumada, Chigusa" w:date="2022-10-22T16:11:00Z">
        <w:del w:id="164" w:author="Jaeger, Florian" w:date="2022-10-28T14:36:00Z">
          <w:r w:rsidR="00646DF2" w:rsidDel="00A5426A">
            <w:rPr>
              <w:rFonts w:ascii="Times New Roman" w:hAnsi="Times New Roman" w:cs="Times New Roman"/>
              <w:sz w:val="22"/>
              <w:szCs w:val="22"/>
            </w:rPr>
            <w:delText>full variety of</w:delText>
          </w:r>
        </w:del>
      </w:ins>
      <w:del w:id="165" w:author="Jaeger, Florian" w:date="2022-10-28T14:36:00Z">
        <w:r w:rsidR="004577F4" w:rsidRPr="00524BF8" w:rsidDel="00A5426A">
          <w:rPr>
            <w:rFonts w:ascii="Times New Roman" w:hAnsi="Times New Roman" w:cs="Times New Roman"/>
            <w:sz w:val="22"/>
            <w:szCs w:val="22"/>
          </w:rPr>
          <w:delText xml:space="preserve"> adaptive responses exhibited by listeners</w:delText>
        </w:r>
      </w:del>
      <w:ins w:id="166" w:author="Kurumada, Chigusa" w:date="2022-10-22T16:11:00Z">
        <w:del w:id="167" w:author="Jaeger, Florian" w:date="2022-10-28T14:36:00Z">
          <w:r w:rsidR="00646DF2" w:rsidDel="00A5426A">
            <w:rPr>
              <w:rFonts w:ascii="Times New Roman" w:hAnsi="Times New Roman" w:cs="Times New Roman"/>
              <w:sz w:val="22"/>
              <w:szCs w:val="22"/>
            </w:rPr>
            <w:delText xml:space="preserve">. </w:delText>
          </w:r>
        </w:del>
      </w:ins>
      <w:del w:id="168" w:author="Kurumada, Chigusa" w:date="2022-10-22T16:13:00Z">
        <w:r w:rsidR="004577F4" w:rsidDel="00646DF2">
          <w:rPr>
            <w:rFonts w:ascii="Times New Roman" w:hAnsi="Times New Roman" w:cs="Times New Roman"/>
            <w:sz w:val="22"/>
            <w:szCs w:val="22"/>
          </w:rPr>
          <w:delText xml:space="preserve"> (though they leave open whether all three mechanisms are required)</w:delText>
        </w:r>
        <w:r w:rsidR="004577F4" w:rsidRPr="00524BF8" w:rsidDel="00646DF2">
          <w:rPr>
            <w:rFonts w:ascii="Times New Roman" w:hAnsi="Times New Roman" w:cs="Times New Roman"/>
            <w:sz w:val="22"/>
            <w:szCs w:val="22"/>
          </w:rPr>
          <w:delText xml:space="preserve">. </w:delText>
        </w:r>
      </w:del>
      <w:r w:rsidR="00185E22" w:rsidRPr="00B5644E">
        <w:rPr>
          <w:rFonts w:ascii="Times New Roman" w:hAnsi="Times New Roman" w:cs="Times New Roman"/>
          <w:sz w:val="22"/>
          <w:szCs w:val="22"/>
        </w:rPr>
        <w:t xml:space="preserve">For example, </w:t>
      </w:r>
      <w:ins w:id="169" w:author="Kurumada, Chigusa" w:date="2022-10-22T16:15:00Z">
        <w:del w:id="170" w:author="Jaeger, Florian" w:date="2022-10-28T14:37:00Z">
          <w:r w:rsidR="005944D7" w:rsidDel="00A5426A">
            <w:rPr>
              <w:rFonts w:ascii="Times New Roman" w:hAnsi="Times New Roman" w:cs="Times New Roman"/>
              <w:sz w:val="22"/>
              <w:szCs w:val="22"/>
            </w:rPr>
            <w:delText>there are</w:delText>
          </w:r>
        </w:del>
      </w:ins>
      <w:ins w:id="171" w:author="Kurumada, Chigusa" w:date="2022-10-22T16:17:00Z">
        <w:del w:id="172" w:author="Jaeger, Florian" w:date="2022-10-28T14:37:00Z">
          <w:r w:rsidR="005944D7" w:rsidDel="00A5426A">
            <w:rPr>
              <w:rFonts w:ascii="Times New Roman" w:hAnsi="Times New Roman" w:cs="Times New Roman"/>
              <w:sz w:val="22"/>
              <w:szCs w:val="22"/>
            </w:rPr>
            <w:delText xml:space="preserve"> empirical</w:delText>
          </w:r>
        </w:del>
      </w:ins>
      <w:ins w:id="173" w:author="Kurumada, Chigusa" w:date="2022-10-22T16:15:00Z">
        <w:del w:id="174" w:author="Jaeger, Florian" w:date="2022-10-28T14:37:00Z">
          <w:r w:rsidR="005944D7" w:rsidDel="00A5426A">
            <w:rPr>
              <w:rFonts w:ascii="Times New Roman" w:hAnsi="Times New Roman" w:cs="Times New Roman"/>
              <w:sz w:val="22"/>
              <w:szCs w:val="22"/>
            </w:rPr>
            <w:delText xml:space="preserve"> findings that</w:delText>
          </w:r>
        </w:del>
      </w:ins>
      <w:ins w:id="175" w:author="Jaeger, Florian" w:date="2022-10-28T14:38:00Z">
        <w:r w:rsidR="00A5426A">
          <w:rPr>
            <w:rFonts w:ascii="Times New Roman" w:hAnsi="Times New Roman" w:cs="Times New Roman"/>
            <w:sz w:val="22"/>
            <w:szCs w:val="22"/>
          </w:rPr>
          <w:t xml:space="preserve">the finding that non-speech stimuli---such as sine tones---can affect </w:t>
        </w:r>
      </w:ins>
      <w:ins w:id="176" w:author="Jaeger, Florian" w:date="2022-10-28T14:39:00Z">
        <w:r w:rsidR="00A5426A">
          <w:rPr>
            <w:rFonts w:ascii="Times New Roman" w:hAnsi="Times New Roman" w:cs="Times New Roman"/>
            <w:sz w:val="22"/>
            <w:szCs w:val="22"/>
          </w:rPr>
          <w:t>subsequent vowel perception</w:t>
        </w:r>
      </w:ins>
      <w:ins w:id="177" w:author="Jaeger, Florian" w:date="2022-10-28T14:38:00Z">
        <w:r w:rsidR="00A5426A">
          <w:rPr>
            <w:rFonts w:ascii="Times New Roman" w:hAnsi="Times New Roman" w:cs="Times New Roman"/>
            <w:sz w:val="22"/>
            <w:szCs w:val="22"/>
          </w:rPr>
          <w:t xml:space="preserve"> </w:t>
        </w:r>
      </w:ins>
      <w:ins w:id="178" w:author="Jaeger, Florian" w:date="2022-10-28T14:40:00Z">
        <w:r w:rsidR="00A5426A">
          <w:rPr>
            <w:rFonts w:ascii="Times New Roman" w:hAnsi="Times New Roman" w:cs="Times New Roman"/>
            <w:sz w:val="22"/>
            <w:szCs w:val="22"/>
          </w:rPr>
          <w:t xml:space="preserve">[e.g., </w:t>
        </w:r>
        <w:r w:rsidR="00A5426A" w:rsidRPr="004577F4">
          <w:rPr>
            <w:rFonts w:ascii="Times New Roman" w:hAnsi="Times New Roman" w:cs="Times New Roman"/>
            <w:sz w:val="22"/>
            <w:szCs w:val="22"/>
          </w:rPr>
          <w:t>@holt2001; @holt2006; @huang-holt2011</w:t>
        </w:r>
        <w:r w:rsidR="00A5426A">
          <w:rPr>
            <w:rFonts w:ascii="Times New Roman" w:hAnsi="Times New Roman" w:cs="Times New Roman"/>
            <w:sz w:val="22"/>
            <w:szCs w:val="22"/>
          </w:rPr>
          <w:t xml:space="preserve">] </w:t>
        </w:r>
      </w:ins>
      <w:ins w:id="179" w:author="Kurumada, Chigusa" w:date="2022-10-22T16:15:00Z">
        <w:del w:id="180" w:author="Jaeger, Florian" w:date="2022-10-28T14:38:00Z">
          <w:r w:rsidR="005944D7" w:rsidDel="00A5426A">
            <w:rPr>
              <w:rFonts w:ascii="Times New Roman" w:hAnsi="Times New Roman" w:cs="Times New Roman"/>
              <w:sz w:val="22"/>
              <w:szCs w:val="22"/>
            </w:rPr>
            <w:delText xml:space="preserve"> </w:delText>
          </w:r>
        </w:del>
        <w:del w:id="181" w:author="Jaeger, Florian" w:date="2022-10-28T14:39:00Z">
          <w:r w:rsidR="005944D7" w:rsidDel="00A5426A">
            <w:rPr>
              <w:rFonts w:ascii="Times New Roman" w:hAnsi="Times New Roman" w:cs="Times New Roman"/>
              <w:sz w:val="22"/>
              <w:szCs w:val="22"/>
            </w:rPr>
            <w:delText>are</w:delText>
          </w:r>
        </w:del>
      </w:ins>
      <w:ins w:id="182" w:author="Jaeger, Florian" w:date="2022-10-28T14:39:00Z">
        <w:r w:rsidR="00A5426A">
          <w:rPr>
            <w:rFonts w:ascii="Times New Roman" w:hAnsi="Times New Roman" w:cs="Times New Roman"/>
            <w:sz w:val="22"/>
            <w:szCs w:val="22"/>
          </w:rPr>
          <w:t>is</w:t>
        </w:r>
      </w:ins>
      <w:ins w:id="183" w:author="Kurumada, Chigusa" w:date="2022-10-22T16:15:00Z">
        <w:r w:rsidR="005944D7">
          <w:rPr>
            <w:rFonts w:ascii="Times New Roman" w:hAnsi="Times New Roman" w:cs="Times New Roman"/>
            <w:sz w:val="22"/>
            <w:szCs w:val="22"/>
          </w:rPr>
          <w:t xml:space="preserve"> </w:t>
        </w:r>
      </w:ins>
      <w:ins w:id="184" w:author="Kurumada, Chigusa" w:date="2022-10-22T16:16:00Z">
        <w:del w:id="185" w:author="Jaeger, Florian" w:date="2022-10-28T14:39:00Z">
          <w:r w:rsidR="005944D7" w:rsidDel="00A5426A">
            <w:rPr>
              <w:rFonts w:ascii="Times New Roman" w:hAnsi="Times New Roman" w:cs="Times New Roman"/>
              <w:sz w:val="22"/>
              <w:szCs w:val="22"/>
            </w:rPr>
            <w:delText>best</w:delText>
          </w:r>
        </w:del>
      </w:ins>
      <w:ins w:id="186" w:author="Jaeger, Florian" w:date="2022-10-28T14:39:00Z">
        <w:r w:rsidR="00A5426A">
          <w:rPr>
            <w:rFonts w:ascii="Times New Roman" w:hAnsi="Times New Roman" w:cs="Times New Roman"/>
            <w:sz w:val="22"/>
            <w:szCs w:val="22"/>
          </w:rPr>
          <w:t>easily explained in terms of</w:t>
        </w:r>
      </w:ins>
      <w:ins w:id="187" w:author="Kurumada, Chigusa" w:date="2022-10-22T16:16:00Z">
        <w:del w:id="188" w:author="Jaeger, Florian" w:date="2022-10-28T14:39:00Z">
          <w:r w:rsidR="005944D7" w:rsidDel="00A5426A">
            <w:rPr>
              <w:rFonts w:ascii="Times New Roman" w:hAnsi="Times New Roman" w:cs="Times New Roman"/>
              <w:sz w:val="22"/>
              <w:szCs w:val="22"/>
            </w:rPr>
            <w:delText xml:space="preserve"> </w:delText>
          </w:r>
        </w:del>
      </w:ins>
      <w:ins w:id="189" w:author="Kurumada, Chigusa" w:date="2022-10-22T16:15:00Z">
        <w:del w:id="190" w:author="Jaeger, Florian" w:date="2022-10-28T14:39:00Z">
          <w:r w:rsidR="005944D7" w:rsidDel="00A5426A">
            <w:rPr>
              <w:rFonts w:ascii="Times New Roman" w:hAnsi="Times New Roman" w:cs="Times New Roman"/>
              <w:sz w:val="22"/>
              <w:szCs w:val="22"/>
            </w:rPr>
            <w:delText>predicted by</w:delText>
          </w:r>
        </w:del>
        <w:r w:rsidR="005944D7">
          <w:rPr>
            <w:rFonts w:ascii="Times New Roman" w:hAnsi="Times New Roman" w:cs="Times New Roman"/>
            <w:sz w:val="22"/>
            <w:szCs w:val="22"/>
          </w:rPr>
          <w:t xml:space="preserve"> </w:t>
        </w:r>
      </w:ins>
      <w:r w:rsidR="005944D7">
        <w:rPr>
          <w:rFonts w:ascii="Times New Roman" w:hAnsi="Times New Roman" w:cs="Times New Roman"/>
          <w:sz w:val="22"/>
          <w:szCs w:val="22"/>
        </w:rPr>
        <w:t>pre-linguistic normalization</w:t>
      </w:r>
      <w:ins w:id="191" w:author="Kurumada, Chigusa" w:date="2022-10-22T16:15:00Z">
        <w:r w:rsidR="005944D7">
          <w:rPr>
            <w:rFonts w:ascii="Times New Roman" w:hAnsi="Times New Roman" w:cs="Times New Roman"/>
            <w:sz w:val="22"/>
            <w:szCs w:val="22"/>
          </w:rPr>
          <w:t xml:space="preserve"> </w:t>
        </w:r>
      </w:ins>
      <w:ins w:id="192" w:author="Kurumada, Chigusa" w:date="2022-10-22T16:16:00Z">
        <w:del w:id="193" w:author="Jaeger, Florian" w:date="2022-10-28T14:39:00Z">
          <w:r w:rsidR="005944D7" w:rsidDel="00A5426A">
            <w:rPr>
              <w:rFonts w:ascii="Times New Roman" w:hAnsi="Times New Roman" w:cs="Times New Roman"/>
              <w:sz w:val="22"/>
              <w:szCs w:val="22"/>
            </w:rPr>
            <w:delText>with no direct involvement</w:delText>
          </w:r>
        </w:del>
      </w:ins>
      <w:ins w:id="194" w:author="Jaeger, Florian" w:date="2022-10-28T14:39:00Z">
        <w:r w:rsidR="00A5426A">
          <w:rPr>
            <w:rFonts w:ascii="Times New Roman" w:hAnsi="Times New Roman" w:cs="Times New Roman"/>
            <w:sz w:val="22"/>
            <w:szCs w:val="22"/>
          </w:rPr>
          <w:t xml:space="preserve">but difficult to explain </w:t>
        </w:r>
      </w:ins>
      <w:ins w:id="195" w:author="Jaeger, Florian" w:date="2022-10-28T14:40:00Z">
        <w:r w:rsidR="00A5426A">
          <w:rPr>
            <w:rFonts w:ascii="Times New Roman" w:hAnsi="Times New Roman" w:cs="Times New Roman"/>
            <w:sz w:val="22"/>
            <w:szCs w:val="22"/>
          </w:rPr>
          <w:t xml:space="preserve">through </w:t>
        </w:r>
      </w:ins>
      <w:r w:rsidR="005944D7">
        <w:rPr>
          <w:rFonts w:ascii="Times New Roman" w:hAnsi="Times New Roman" w:cs="Times New Roman"/>
          <w:sz w:val="22"/>
          <w:szCs w:val="22"/>
        </w:rPr>
        <w:t xml:space="preserve">changes in linguistic representations or decision-making [see also </w:t>
      </w:r>
      <w:r w:rsidR="005944D7" w:rsidRPr="004577F4">
        <w:rPr>
          <w:rFonts w:ascii="Times New Roman" w:hAnsi="Times New Roman" w:cs="Times New Roman"/>
          <w:sz w:val="22"/>
          <w:szCs w:val="22"/>
        </w:rPr>
        <w:t>@chodroff-wilson2020</w:t>
      </w:r>
      <w:r w:rsidR="005944D7">
        <w:rPr>
          <w:rFonts w:ascii="Times New Roman" w:hAnsi="Times New Roman" w:cs="Times New Roman"/>
          <w:sz w:val="22"/>
          <w:szCs w:val="22"/>
        </w:rPr>
        <w:t>]</w:t>
      </w:r>
      <w:ins w:id="196" w:author="Kurumada, Chigusa" w:date="2022-10-22T16:15:00Z">
        <w:r w:rsidR="005944D7">
          <w:rPr>
            <w:rFonts w:ascii="Times New Roman" w:hAnsi="Times New Roman" w:cs="Times New Roman"/>
            <w:sz w:val="22"/>
            <w:szCs w:val="22"/>
          </w:rPr>
          <w:t>.</w:t>
        </w:r>
        <w:r w:rsidR="005944D7" w:rsidRPr="00646DF2">
          <w:rPr>
            <w:rFonts w:ascii="Times New Roman" w:hAnsi="Times New Roman" w:cs="Times New Roman"/>
            <w:sz w:val="22"/>
            <w:szCs w:val="22"/>
          </w:rPr>
          <w:t xml:space="preserve"> </w:t>
        </w:r>
      </w:ins>
      <w:ins w:id="197" w:author="Kurumada, Chigusa" w:date="2022-10-22T16:17:00Z">
        <w:del w:id="198" w:author="Jaeger, Florian" w:date="2022-10-28T14:40:00Z">
          <w:r w:rsidR="005944D7" w:rsidDel="00A5426A">
            <w:rPr>
              <w:rFonts w:ascii="Times New Roman" w:hAnsi="Times New Roman" w:cs="Times New Roman"/>
              <w:sz w:val="22"/>
              <w:szCs w:val="22"/>
            </w:rPr>
            <w:delText>On the other</w:delText>
          </w:r>
        </w:del>
      </w:ins>
      <w:ins w:id="199" w:author="Kurumada, Chigusa" w:date="2022-10-22T16:20:00Z">
        <w:del w:id="200" w:author="Jaeger, Florian" w:date="2022-10-28T14:40:00Z">
          <w:r w:rsidR="005944D7" w:rsidDel="00A5426A">
            <w:rPr>
              <w:rFonts w:ascii="Times New Roman" w:hAnsi="Times New Roman" w:cs="Times New Roman"/>
              <w:sz w:val="22"/>
              <w:szCs w:val="22"/>
            </w:rPr>
            <w:delText xml:space="preserve"> hand</w:delText>
          </w:r>
        </w:del>
      </w:ins>
      <w:ins w:id="201" w:author="Kurumada, Chigusa" w:date="2022-10-22T16:17:00Z">
        <w:del w:id="202" w:author="Jaeger, Florian" w:date="2022-10-28T14:40:00Z">
          <w:r w:rsidR="005944D7" w:rsidDel="00A5426A">
            <w:rPr>
              <w:rFonts w:ascii="Times New Roman" w:hAnsi="Times New Roman" w:cs="Times New Roman"/>
              <w:sz w:val="22"/>
              <w:szCs w:val="22"/>
            </w:rPr>
            <w:delText>, ther</w:delText>
          </w:r>
        </w:del>
      </w:ins>
      <w:ins w:id="203" w:author="Kurumada, Chigusa" w:date="2022-10-22T16:18:00Z">
        <w:del w:id="204" w:author="Jaeger, Florian" w:date="2022-10-28T14:40:00Z">
          <w:r w:rsidR="005944D7" w:rsidDel="00A5426A">
            <w:rPr>
              <w:rFonts w:ascii="Times New Roman" w:hAnsi="Times New Roman" w:cs="Times New Roman"/>
              <w:sz w:val="22"/>
              <w:szCs w:val="22"/>
            </w:rPr>
            <w:delText>e are o</w:delText>
          </w:r>
        </w:del>
      </w:ins>
      <w:ins w:id="205" w:author="Jaeger, Florian" w:date="2022-10-28T14:40:00Z">
        <w:r w:rsidR="00A5426A">
          <w:rPr>
            <w:rFonts w:ascii="Times New Roman" w:hAnsi="Times New Roman" w:cs="Times New Roman"/>
            <w:sz w:val="22"/>
            <w:szCs w:val="22"/>
          </w:rPr>
          <w:t>O</w:t>
        </w:r>
      </w:ins>
      <w:ins w:id="206" w:author="Kurumada, Chigusa" w:date="2022-10-22T16:18:00Z">
        <w:r w:rsidR="005944D7">
          <w:rPr>
            <w:rFonts w:ascii="Times New Roman" w:hAnsi="Times New Roman" w:cs="Times New Roman"/>
            <w:sz w:val="22"/>
            <w:szCs w:val="22"/>
          </w:rPr>
          <w:t>ther findings</w:t>
        </w:r>
      </w:ins>
      <w:ins w:id="207" w:author="Jaeger, Florian" w:date="2022-10-28T14:41:00Z">
        <w:r w:rsidR="00A5426A">
          <w:rPr>
            <w:rFonts w:ascii="Times New Roman" w:hAnsi="Times New Roman" w:cs="Times New Roman"/>
            <w:sz w:val="22"/>
            <w:szCs w:val="22"/>
          </w:rPr>
          <w:t xml:space="preserve">, however, cannot </w:t>
        </w:r>
      </w:ins>
      <w:ins w:id="208" w:author="Jaeger, Florian" w:date="2022-10-28T14:42:00Z">
        <w:r w:rsidR="00A5426A">
          <w:rPr>
            <w:rFonts w:ascii="Times New Roman" w:hAnsi="Times New Roman" w:cs="Times New Roman"/>
            <w:sz w:val="22"/>
            <w:szCs w:val="22"/>
          </w:rPr>
          <w:t xml:space="preserve">easily </w:t>
        </w:r>
      </w:ins>
      <w:ins w:id="209" w:author="Jaeger, Florian" w:date="2022-10-28T14:41:00Z">
        <w:r w:rsidR="00A5426A">
          <w:rPr>
            <w:rFonts w:ascii="Times New Roman" w:hAnsi="Times New Roman" w:cs="Times New Roman"/>
            <w:sz w:val="22"/>
            <w:szCs w:val="22"/>
          </w:rPr>
          <w:t xml:space="preserve">be accommodated by an account that solely relies on </w:t>
        </w:r>
      </w:ins>
      <w:ins w:id="210" w:author="Jaeger, Florian" w:date="2022-10-28T14:44:00Z">
        <w:r w:rsidR="00A5426A">
          <w:rPr>
            <w:rFonts w:ascii="Times New Roman" w:hAnsi="Times New Roman" w:cs="Times New Roman"/>
            <w:sz w:val="22"/>
            <w:szCs w:val="22"/>
          </w:rPr>
          <w:t xml:space="preserve">pre-linguistic </w:t>
        </w:r>
      </w:ins>
      <w:ins w:id="211" w:author="Jaeger, Florian" w:date="2022-10-28T14:41:00Z">
        <w:r w:rsidR="00A5426A">
          <w:rPr>
            <w:rFonts w:ascii="Times New Roman" w:hAnsi="Times New Roman" w:cs="Times New Roman"/>
            <w:sz w:val="22"/>
            <w:szCs w:val="22"/>
          </w:rPr>
          <w:t>normalization</w:t>
        </w:r>
      </w:ins>
      <w:ins w:id="212" w:author="Jaeger, Florian" w:date="2022-10-28T14:47:00Z">
        <w:r w:rsidR="00A5426A">
          <w:rPr>
            <w:rFonts w:ascii="Times New Roman" w:hAnsi="Times New Roman" w:cs="Times New Roman"/>
            <w:sz w:val="22"/>
            <w:szCs w:val="22"/>
          </w:rPr>
          <w:t xml:space="preserve">. One example </w:t>
        </w:r>
      </w:ins>
      <w:ins w:id="213" w:author="Jaeger, Florian" w:date="2022-10-28T16:13:00Z">
        <w:r w:rsidR="00A5426A">
          <w:rPr>
            <w:rFonts w:ascii="Times New Roman" w:hAnsi="Times New Roman" w:cs="Times New Roman"/>
            <w:sz w:val="22"/>
            <w:szCs w:val="22"/>
          </w:rPr>
          <w:t xml:space="preserve">comes from research on </w:t>
        </w:r>
      </w:ins>
      <w:ins w:id="214" w:author="Jaeger, Florian" w:date="2022-10-28T16:14:00Z">
        <w:r w:rsidR="00A5426A">
          <w:rPr>
            <w:rFonts w:ascii="Times New Roman" w:hAnsi="Times New Roman" w:cs="Times New Roman"/>
            <w:sz w:val="22"/>
            <w:szCs w:val="22"/>
          </w:rPr>
          <w:t xml:space="preserve">perceptual recalibration: </w:t>
        </w:r>
      </w:ins>
      <w:ins w:id="215" w:author="Jaeger, Florian" w:date="2022-10-28T14:43:00Z">
        <w:r w:rsidR="00A5426A">
          <w:rPr>
            <w:rFonts w:ascii="Times New Roman" w:hAnsi="Times New Roman" w:cs="Times New Roman"/>
            <w:sz w:val="22"/>
            <w:szCs w:val="22"/>
          </w:rPr>
          <w:t xml:space="preserve">the effects </w:t>
        </w:r>
      </w:ins>
      <w:ins w:id="216" w:author="Jaeger, Florian" w:date="2022-10-28T14:49:00Z">
        <w:r w:rsidR="00A5426A">
          <w:rPr>
            <w:rFonts w:ascii="Times New Roman" w:hAnsi="Times New Roman" w:cs="Times New Roman"/>
            <w:sz w:val="22"/>
            <w:szCs w:val="22"/>
          </w:rPr>
          <w:t xml:space="preserve">of </w:t>
        </w:r>
      </w:ins>
      <w:ins w:id="217" w:author="Jaeger, Florian" w:date="2022-10-28T14:43:00Z">
        <w:r w:rsidR="00A5426A">
          <w:rPr>
            <w:rFonts w:ascii="Times New Roman" w:hAnsi="Times New Roman" w:cs="Times New Roman"/>
            <w:sz w:val="22"/>
            <w:szCs w:val="22"/>
          </w:rPr>
          <w:t xml:space="preserve">exposure </w:t>
        </w:r>
      </w:ins>
      <w:ins w:id="218" w:author="Jaeger, Florian" w:date="2022-10-28T14:48:00Z">
        <w:r w:rsidR="00A5426A">
          <w:rPr>
            <w:rFonts w:ascii="Times New Roman" w:hAnsi="Times New Roman" w:cs="Times New Roman"/>
            <w:sz w:val="22"/>
            <w:szCs w:val="22"/>
          </w:rPr>
          <w:t xml:space="preserve">do not only depend on the </w:t>
        </w:r>
      </w:ins>
      <w:ins w:id="219" w:author="Jaeger, Florian" w:date="2022-10-28T14:49:00Z">
        <w:r w:rsidR="00A5426A">
          <w:rPr>
            <w:rFonts w:ascii="Times New Roman" w:hAnsi="Times New Roman" w:cs="Times New Roman"/>
            <w:sz w:val="22"/>
            <w:szCs w:val="22"/>
          </w:rPr>
          <w:t xml:space="preserve">acoustic-phonetic cues of the </w:t>
        </w:r>
        <w:r w:rsidR="00A5426A">
          <w:rPr>
            <w:rFonts w:ascii="Times New Roman" w:hAnsi="Times New Roman" w:cs="Times New Roman"/>
            <w:sz w:val="22"/>
            <w:szCs w:val="22"/>
          </w:rPr>
          <w:lastRenderedPageBreak/>
          <w:t>exposure tokens but also the</w:t>
        </w:r>
      </w:ins>
      <w:ins w:id="220" w:author="Jaeger, Florian" w:date="2022-10-28T16:15:00Z">
        <w:r w:rsidR="00A5426A">
          <w:rPr>
            <w:rFonts w:ascii="Times New Roman" w:hAnsi="Times New Roman" w:cs="Times New Roman"/>
            <w:sz w:val="22"/>
            <w:szCs w:val="22"/>
          </w:rPr>
          <w:t>ir</w:t>
        </w:r>
      </w:ins>
      <w:ins w:id="221" w:author="Jaeger, Florian" w:date="2022-10-28T14:49:00Z">
        <w:r w:rsidR="00A5426A">
          <w:rPr>
            <w:rFonts w:ascii="Times New Roman" w:hAnsi="Times New Roman" w:cs="Times New Roman"/>
            <w:sz w:val="22"/>
            <w:szCs w:val="22"/>
          </w:rPr>
          <w:t xml:space="preserve"> category labels </w:t>
        </w:r>
      </w:ins>
      <w:ins w:id="222" w:author="Kurumada, Chigusa" w:date="2022-10-22T16:18:00Z">
        <w:del w:id="223" w:author="Jaeger, Florian" w:date="2022-10-28T16:15:00Z">
          <w:r w:rsidR="005944D7" w:rsidDel="00A5426A">
            <w:rPr>
              <w:rFonts w:ascii="Times New Roman" w:hAnsi="Times New Roman" w:cs="Times New Roman"/>
              <w:sz w:val="22"/>
              <w:szCs w:val="22"/>
            </w:rPr>
            <w:delText xml:space="preserve"> </w:delText>
          </w:r>
        </w:del>
        <w:del w:id="224" w:author="Jaeger, Florian" w:date="2022-10-28T14:44:00Z">
          <w:r w:rsidR="005944D7" w:rsidDel="00A5426A">
            <w:rPr>
              <w:rFonts w:ascii="Times New Roman" w:hAnsi="Times New Roman" w:cs="Times New Roman"/>
              <w:sz w:val="22"/>
              <w:szCs w:val="22"/>
            </w:rPr>
            <w:delText xml:space="preserve">where adaptive changes of perception </w:delText>
          </w:r>
        </w:del>
      </w:ins>
      <w:ins w:id="225" w:author="Kurumada, Chigusa" w:date="2022-10-22T16:20:00Z">
        <w:del w:id="226" w:author="Jaeger, Florian" w:date="2022-10-28T14:44:00Z">
          <w:r w:rsidR="005944D7" w:rsidDel="00A5426A">
            <w:rPr>
              <w:rFonts w:ascii="Times New Roman" w:hAnsi="Times New Roman" w:cs="Times New Roman"/>
              <w:sz w:val="22"/>
              <w:szCs w:val="22"/>
            </w:rPr>
            <w:delText>occurred only when</w:delText>
          </w:r>
        </w:del>
      </w:ins>
      <w:ins w:id="227" w:author="Kurumada, Chigusa" w:date="2022-10-22T16:19:00Z">
        <w:del w:id="228" w:author="Jaeger, Florian" w:date="2022-10-28T14:44:00Z">
          <w:r w:rsidR="005944D7" w:rsidDel="00A5426A">
            <w:rPr>
              <w:rFonts w:ascii="Times New Roman" w:hAnsi="Times New Roman" w:cs="Times New Roman"/>
              <w:sz w:val="22"/>
              <w:szCs w:val="22"/>
            </w:rPr>
            <w:delText xml:space="preserve"> </w:delText>
          </w:r>
        </w:del>
      </w:ins>
      <w:del w:id="229" w:author="Jaeger, Florian" w:date="2022-10-28T14:44:00Z">
        <w:r w:rsidR="00185E22" w:rsidRPr="00B5644E" w:rsidDel="00A5426A">
          <w:rPr>
            <w:rFonts w:ascii="Times New Roman" w:hAnsi="Times New Roman" w:cs="Times New Roman"/>
            <w:sz w:val="22"/>
            <w:szCs w:val="22"/>
          </w:rPr>
          <w:delText>normalization applies to cues regardless of the category the input originates from</w:delText>
        </w:r>
        <w:commentRangeEnd w:id="153"/>
        <w:r w:rsidR="00143339" w:rsidDel="00A5426A">
          <w:rPr>
            <w:rStyle w:val="CommentReference"/>
          </w:rPr>
          <w:commentReference w:id="153"/>
        </w:r>
        <w:r w:rsidR="00185E22" w:rsidRPr="00B5644E" w:rsidDel="00A5426A">
          <w:rPr>
            <w:rFonts w:ascii="Times New Roman" w:hAnsi="Times New Roman" w:cs="Times New Roman"/>
            <w:sz w:val="22"/>
            <w:szCs w:val="22"/>
          </w:rPr>
          <w:delText xml:space="preserve">. This means that the category label of the input </w:delText>
        </w:r>
      </w:del>
      <w:ins w:id="230" w:author="Kurumada, Chigusa" w:date="2022-10-22T16:20:00Z">
        <w:del w:id="231" w:author="Jaeger, Florian" w:date="2022-10-28T14:44:00Z">
          <w:r w:rsidR="005944D7" w:rsidDel="00A5426A">
            <w:rPr>
              <w:rFonts w:ascii="Times New Roman" w:hAnsi="Times New Roman" w:cs="Times New Roman"/>
              <w:sz w:val="22"/>
              <w:szCs w:val="22"/>
            </w:rPr>
            <w:delText xml:space="preserve">(e.g., /s/ or /f/) </w:delText>
          </w:r>
        </w:del>
      </w:ins>
      <w:ins w:id="232" w:author="Kurumada, Chigusa" w:date="2022-10-22T16:21:00Z">
        <w:del w:id="233" w:author="Jaeger, Florian" w:date="2022-10-28T14:44:00Z">
          <w:r w:rsidR="005944D7" w:rsidDel="00A5426A">
            <w:rPr>
              <w:rFonts w:ascii="Times New Roman" w:hAnsi="Times New Roman" w:cs="Times New Roman"/>
              <w:sz w:val="22"/>
              <w:szCs w:val="22"/>
            </w:rPr>
            <w:delText xml:space="preserve">was given </w:delText>
          </w:r>
        </w:del>
      </w:ins>
      <w:del w:id="234" w:author="Jaeger, Florian" w:date="2022-10-28T14:44:00Z">
        <w:r w:rsidR="00185E22" w:rsidRPr="00B5644E" w:rsidDel="00A5426A">
          <w:rPr>
            <w:rFonts w:ascii="Times New Roman" w:hAnsi="Times New Roman" w:cs="Times New Roman"/>
            <w:sz w:val="22"/>
            <w:szCs w:val="22"/>
          </w:rPr>
          <w:delText xml:space="preserve">during exposure </w:delText>
        </w:r>
      </w:del>
      <w:del w:id="235" w:author="Kurumada, Chigusa" w:date="2022-10-22T16:20:00Z">
        <w:r w:rsidR="00185E22" w:rsidRPr="00B5644E" w:rsidDel="005944D7">
          <w:rPr>
            <w:rFonts w:ascii="Times New Roman" w:hAnsi="Times New Roman" w:cs="Times New Roman"/>
            <w:sz w:val="22"/>
            <w:szCs w:val="22"/>
          </w:rPr>
          <w:delText xml:space="preserve">should not affect the adaptive response. As it turns out, there already is some evidence in conflict with this prediction </w:delText>
        </w:r>
      </w:del>
      <w:r w:rsidR="00185E22" w:rsidRPr="00B5644E">
        <w:rPr>
          <w:rFonts w:ascii="Times New Roman" w:hAnsi="Times New Roman" w:cs="Times New Roman"/>
          <w:sz w:val="22"/>
          <w:szCs w:val="22"/>
        </w:rPr>
        <w:t>[</w:t>
      </w:r>
      <w:ins w:id="236" w:author="Jaeger, Florian" w:date="2022-10-28T14:44:00Z">
        <w:r w:rsidR="00A5426A">
          <w:rPr>
            <w:rFonts w:ascii="Times New Roman" w:hAnsi="Times New Roman" w:cs="Times New Roman"/>
            <w:sz w:val="22"/>
            <w:szCs w:val="22"/>
          </w:rPr>
          <w:t xml:space="preserve">e.g., </w:t>
        </w:r>
      </w:ins>
      <w:r w:rsidR="00185E22" w:rsidRPr="00B5644E">
        <w:rPr>
          <w:rFonts w:ascii="Times New Roman" w:hAnsi="Times New Roman" w:cs="Times New Roman"/>
          <w:sz w:val="22"/>
          <w:szCs w:val="22"/>
        </w:rPr>
        <w:t xml:space="preserve">@norris2003, Experiment </w:t>
      </w:r>
      <w:r w:rsidR="004577F4">
        <w:rPr>
          <w:rFonts w:ascii="Times New Roman" w:hAnsi="Times New Roman" w:cs="Times New Roman"/>
          <w:sz w:val="22"/>
          <w:szCs w:val="22"/>
        </w:rPr>
        <w:t>2</w:t>
      </w:r>
      <w:ins w:id="237" w:author="Jaeger, Florian" w:date="2022-10-28T14:48:00Z">
        <w:r w:rsidR="00A5426A">
          <w:rPr>
            <w:rFonts w:ascii="Times New Roman" w:hAnsi="Times New Roman" w:cs="Times New Roman"/>
            <w:sz w:val="22"/>
            <w:szCs w:val="22"/>
          </w:rPr>
          <w:t xml:space="preserve">; for details, see SI </w:t>
        </w:r>
        <w:r w:rsidR="00A5426A">
          <w:rPr>
            <w:rFonts w:ascii="Times New Roman" w:hAnsi="Times New Roman" w:cs="Times New Roman"/>
            <w:sz w:val="22"/>
            <w:szCs w:val="22"/>
          </w:rPr>
          <w:t>[</w:t>
        </w:r>
        <w:r w:rsidR="00A5426A" w:rsidRPr="00524BF8">
          <w:rPr>
            <w:rFonts w:ascii="Times New Roman" w:hAnsi="Times New Roman" w:cs="Times New Roman"/>
            <w:sz w:val="22"/>
            <w:szCs w:val="22"/>
          </w:rPr>
          <w:t>\@ref(sec:discussion-sufficiency)</w:t>
        </w:r>
      </w:ins>
      <w:r w:rsidR="00185E22" w:rsidRPr="00B5644E">
        <w:rPr>
          <w:rFonts w:ascii="Times New Roman" w:hAnsi="Times New Roman" w:cs="Times New Roman"/>
          <w:sz w:val="22"/>
          <w:szCs w:val="22"/>
        </w:rPr>
        <w:t>]</w:t>
      </w:r>
      <w:del w:id="238" w:author="Jaeger, Florian" w:date="2022-10-28T14:45:00Z">
        <w:r w:rsidR="004577F4" w:rsidDel="00A5426A">
          <w:rPr>
            <w:rFonts w:ascii="Times New Roman" w:hAnsi="Times New Roman" w:cs="Times New Roman"/>
            <w:sz w:val="22"/>
            <w:szCs w:val="22"/>
          </w:rPr>
          <w:delText xml:space="preserve">, </w:delText>
        </w:r>
      </w:del>
      <w:ins w:id="239" w:author="Kurumada, Chigusa" w:date="2022-10-22T16:21:00Z">
        <w:del w:id="240" w:author="Jaeger, Florian" w:date="2022-10-28T14:45:00Z">
          <w:r w:rsidR="005944D7" w:rsidDel="00A5426A">
            <w:rPr>
              <w:rFonts w:ascii="Times New Roman" w:hAnsi="Times New Roman" w:cs="Times New Roman"/>
              <w:sz w:val="22"/>
              <w:szCs w:val="22"/>
            </w:rPr>
            <w:delText xml:space="preserve">which </w:delText>
          </w:r>
        </w:del>
      </w:ins>
      <w:del w:id="241" w:author="Jaeger, Florian" w:date="2022-10-28T14:45:00Z">
        <w:r w:rsidR="004577F4" w:rsidDel="00A5426A">
          <w:rPr>
            <w:rFonts w:ascii="Times New Roman" w:hAnsi="Times New Roman" w:cs="Times New Roman"/>
            <w:sz w:val="22"/>
            <w:szCs w:val="22"/>
          </w:rPr>
          <w:delText>suggest</w:delText>
        </w:r>
      </w:del>
      <w:ins w:id="242" w:author="Kurumada, Chigusa" w:date="2022-10-22T16:21:00Z">
        <w:del w:id="243" w:author="Jaeger, Florian" w:date="2022-10-28T14:45:00Z">
          <w:r w:rsidR="005944D7" w:rsidDel="00A5426A">
            <w:rPr>
              <w:rFonts w:ascii="Times New Roman" w:hAnsi="Times New Roman" w:cs="Times New Roman"/>
              <w:sz w:val="22"/>
              <w:szCs w:val="22"/>
            </w:rPr>
            <w:delText>s that pre-linguistic</w:delText>
          </w:r>
        </w:del>
      </w:ins>
      <w:del w:id="244" w:author="Jaeger, Florian" w:date="2022-10-28T14:45:00Z">
        <w:r w:rsidR="004577F4" w:rsidDel="00A5426A">
          <w:rPr>
            <w:rFonts w:ascii="Times New Roman" w:hAnsi="Times New Roman" w:cs="Times New Roman"/>
            <w:sz w:val="22"/>
            <w:szCs w:val="22"/>
          </w:rPr>
          <w:delText xml:space="preserve">ing normalization </w:delText>
        </w:r>
      </w:del>
      <w:ins w:id="245" w:author="Kurumada, Chigusa" w:date="2022-10-22T16:28:00Z">
        <w:del w:id="246" w:author="Jaeger, Florian" w:date="2022-10-28T14:45:00Z">
          <w:r w:rsidR="00ED7A7B" w:rsidDel="00A5426A">
            <w:rPr>
              <w:rFonts w:ascii="Times New Roman" w:hAnsi="Times New Roman" w:cs="Times New Roman"/>
              <w:sz w:val="22"/>
              <w:szCs w:val="22"/>
            </w:rPr>
            <w:delText xml:space="preserve">of acoustic cues </w:delText>
          </w:r>
        </w:del>
      </w:ins>
      <w:del w:id="247" w:author="Jaeger, Florian" w:date="2022-10-28T14:45:00Z">
        <w:r w:rsidR="004577F4" w:rsidDel="00A5426A">
          <w:rPr>
            <w:rFonts w:ascii="Times New Roman" w:hAnsi="Times New Roman" w:cs="Times New Roman"/>
            <w:sz w:val="22"/>
            <w:szCs w:val="22"/>
          </w:rPr>
          <w:delText xml:space="preserve">alone </w:delText>
        </w:r>
      </w:del>
      <w:ins w:id="248" w:author="Kurumada, Chigusa" w:date="2022-10-22T16:21:00Z">
        <w:del w:id="249" w:author="Jaeger, Florian" w:date="2022-10-28T14:45:00Z">
          <w:r w:rsidR="005944D7" w:rsidDel="00A5426A">
            <w:rPr>
              <w:rFonts w:ascii="Times New Roman" w:hAnsi="Times New Roman" w:cs="Times New Roman"/>
              <w:sz w:val="22"/>
              <w:szCs w:val="22"/>
            </w:rPr>
            <w:delText>would be</w:delText>
          </w:r>
        </w:del>
      </w:ins>
      <w:del w:id="250" w:author="Jaeger, Florian" w:date="2022-10-28T14:45:00Z">
        <w:r w:rsidR="004577F4" w:rsidDel="00A5426A">
          <w:rPr>
            <w:rFonts w:ascii="Times New Roman" w:hAnsi="Times New Roman" w:cs="Times New Roman"/>
            <w:sz w:val="22"/>
            <w:szCs w:val="22"/>
          </w:rPr>
          <w:delText xml:space="preserve">is </w:delText>
        </w:r>
      </w:del>
      <w:del w:id="251" w:author="Jaeger, Florian" w:date="2022-10-21T16:49:00Z">
        <w:r w:rsidR="004577F4" w:rsidDel="00143339">
          <w:rPr>
            <w:rFonts w:ascii="Times New Roman" w:hAnsi="Times New Roman" w:cs="Times New Roman"/>
            <w:sz w:val="22"/>
            <w:szCs w:val="22"/>
          </w:rPr>
          <w:delText xml:space="preserve">not </w:delText>
        </w:r>
      </w:del>
      <w:del w:id="252" w:author="Jaeger, Florian" w:date="2022-10-28T14:45:00Z">
        <w:r w:rsidR="004577F4" w:rsidDel="00A5426A">
          <w:rPr>
            <w:rFonts w:ascii="Times New Roman" w:hAnsi="Times New Roman" w:cs="Times New Roman"/>
            <w:sz w:val="22"/>
            <w:szCs w:val="22"/>
          </w:rPr>
          <w:delText xml:space="preserve">sufficient to explain </w:delText>
        </w:r>
      </w:del>
      <w:ins w:id="253" w:author="Kurumada, Chigusa" w:date="2022-10-22T16:40:00Z">
        <w:del w:id="254" w:author="Jaeger, Florian" w:date="2022-10-28T14:45:00Z">
          <w:r w:rsidR="00AA7542" w:rsidDel="00A5426A">
            <w:rPr>
              <w:rFonts w:ascii="Times New Roman" w:hAnsi="Times New Roman" w:cs="Times New Roman"/>
              <w:sz w:val="22"/>
              <w:szCs w:val="22"/>
            </w:rPr>
            <w:delText xml:space="preserve">at least some aspects of </w:delText>
          </w:r>
        </w:del>
      </w:ins>
      <w:del w:id="255" w:author="Jaeger, Florian" w:date="2022-10-28T14:45:00Z">
        <w:r w:rsidR="004577F4" w:rsidDel="00A5426A">
          <w:rPr>
            <w:rFonts w:ascii="Times New Roman" w:hAnsi="Times New Roman" w:cs="Times New Roman"/>
            <w:sz w:val="22"/>
            <w:szCs w:val="22"/>
          </w:rPr>
          <w:delText>adaptive speech perception</w:delText>
        </w:r>
      </w:del>
      <w:ins w:id="256" w:author="Kurumada, Chigusa" w:date="2022-10-22T16:21:00Z">
        <w:r w:rsidR="005944D7">
          <w:rPr>
            <w:rFonts w:ascii="Times New Roman" w:hAnsi="Times New Roman" w:cs="Times New Roman"/>
            <w:sz w:val="22"/>
            <w:szCs w:val="22"/>
          </w:rPr>
          <w:t>.</w:t>
        </w:r>
      </w:ins>
      <w:ins w:id="257" w:author="Jaeger, Florian" w:date="2022-10-28T14:55:00Z">
        <w:r w:rsidR="00A5426A">
          <w:rPr>
            <w:rFonts w:ascii="Times New Roman" w:hAnsi="Times New Roman" w:cs="Times New Roman"/>
            <w:sz w:val="22"/>
            <w:szCs w:val="22"/>
          </w:rPr>
          <w:t xml:space="preserve"> </w:t>
        </w:r>
      </w:ins>
      <w:ins w:id="258" w:author="Jaeger, Florian" w:date="2022-10-28T16:16:00Z">
        <w:r w:rsidR="00A5426A">
          <w:rPr>
            <w:rFonts w:ascii="Times New Roman" w:hAnsi="Times New Roman" w:cs="Times New Roman"/>
            <w:sz w:val="22"/>
            <w:szCs w:val="22"/>
          </w:rPr>
          <w:t>F</w:t>
        </w:r>
      </w:ins>
      <w:ins w:id="259" w:author="Jaeger, Florian" w:date="2022-10-28T15:44:00Z">
        <w:r w:rsidR="00A5426A">
          <w:rPr>
            <w:rFonts w:ascii="Times New Roman" w:hAnsi="Times New Roman" w:cs="Times New Roman"/>
            <w:sz w:val="22"/>
            <w:szCs w:val="22"/>
          </w:rPr>
          <w:t>urther support</w:t>
        </w:r>
      </w:ins>
      <w:ins w:id="260" w:author="Jaeger, Florian" w:date="2022-10-28T16:16:00Z">
        <w:r w:rsidR="00A5426A">
          <w:rPr>
            <w:rFonts w:ascii="Times New Roman" w:hAnsi="Times New Roman" w:cs="Times New Roman"/>
            <w:sz w:val="22"/>
            <w:szCs w:val="22"/>
          </w:rPr>
          <w:t xml:space="preserve"> for</w:t>
        </w:r>
      </w:ins>
      <w:ins w:id="261" w:author="Jaeger, Florian" w:date="2022-10-28T15:44:00Z">
        <w:r w:rsidR="00A5426A">
          <w:rPr>
            <w:rFonts w:ascii="Times New Roman" w:hAnsi="Times New Roman" w:cs="Times New Roman"/>
            <w:sz w:val="22"/>
            <w:szCs w:val="22"/>
          </w:rPr>
          <w:t xml:space="preserve"> </w:t>
        </w:r>
        <w:r w:rsidR="00A5426A">
          <w:rPr>
            <w:rFonts w:ascii="Times New Roman" w:hAnsi="Times New Roman" w:cs="Times New Roman"/>
            <w:sz w:val="22"/>
            <w:szCs w:val="22"/>
          </w:rPr>
          <w:t xml:space="preserve">the </w:t>
        </w:r>
      </w:ins>
      <w:ins w:id="262" w:author="Jaeger, Florian" w:date="2022-10-28T15:48:00Z">
        <w:r w:rsidR="00A5426A">
          <w:rPr>
            <w:rFonts w:ascii="Times New Roman" w:hAnsi="Times New Roman" w:cs="Times New Roman"/>
            <w:sz w:val="22"/>
            <w:szCs w:val="22"/>
          </w:rPr>
          <w:t>hypothesis that adaptiv</w:t>
        </w:r>
      </w:ins>
      <w:ins w:id="263" w:author="Jaeger, Florian" w:date="2022-10-28T15:49:00Z">
        <w:r w:rsidR="00A5426A">
          <w:rPr>
            <w:rFonts w:ascii="Times New Roman" w:hAnsi="Times New Roman" w:cs="Times New Roman"/>
            <w:sz w:val="22"/>
            <w:szCs w:val="22"/>
          </w:rPr>
          <w:t xml:space="preserve">e speech perception is the result of </w:t>
        </w:r>
      </w:ins>
      <w:ins w:id="264" w:author="Jaeger, Florian" w:date="2022-10-28T15:44:00Z">
        <w:r w:rsidR="00A5426A">
          <w:rPr>
            <w:rFonts w:ascii="Times New Roman" w:hAnsi="Times New Roman" w:cs="Times New Roman"/>
            <w:sz w:val="22"/>
            <w:szCs w:val="22"/>
          </w:rPr>
          <w:t>multiple mechanisms</w:t>
        </w:r>
      </w:ins>
      <w:ins w:id="265" w:author="Jaeger, Florian" w:date="2022-10-28T16:16:00Z">
        <w:r w:rsidR="00A5426A">
          <w:rPr>
            <w:rFonts w:ascii="Times New Roman" w:hAnsi="Times New Roman" w:cs="Times New Roman"/>
            <w:sz w:val="22"/>
            <w:szCs w:val="22"/>
          </w:rPr>
          <w:t xml:space="preserve"> comes from neuro-imaging studies</w:t>
        </w:r>
      </w:ins>
      <w:ins w:id="266" w:author="Jaeger, Florian" w:date="2022-10-28T15:44:00Z">
        <w:r w:rsidR="00A5426A">
          <w:rPr>
            <w:rFonts w:ascii="Times New Roman" w:hAnsi="Times New Roman" w:cs="Times New Roman"/>
            <w:sz w:val="22"/>
            <w:szCs w:val="22"/>
          </w:rPr>
          <w:t xml:space="preserve">: </w:t>
        </w:r>
      </w:ins>
      <w:ins w:id="267" w:author="Jaeger, Florian" w:date="2022-10-28T15:47:00Z">
        <w:r w:rsidR="00A5426A">
          <w:rPr>
            <w:rFonts w:ascii="Times New Roman" w:hAnsi="Times New Roman" w:cs="Times New Roman"/>
            <w:sz w:val="22"/>
            <w:szCs w:val="22"/>
          </w:rPr>
          <w:t xml:space="preserve">across paradigms, adaptive speech perception implicates </w:t>
        </w:r>
      </w:ins>
      <w:ins w:id="268" w:author="Jaeger, Florian" w:date="2022-10-28T15:46:00Z">
        <w:r w:rsidR="00A5426A">
          <w:rPr>
            <w:rFonts w:ascii="Times New Roman" w:hAnsi="Times New Roman" w:cs="Times New Roman"/>
            <w:sz w:val="22"/>
            <w:szCs w:val="22"/>
          </w:rPr>
          <w:t xml:space="preserve">brain </w:t>
        </w:r>
      </w:ins>
      <w:ins w:id="269" w:author="Jaeger, Florian" w:date="2022-10-28T15:51:00Z">
        <w:r w:rsidR="00A5426A">
          <w:rPr>
            <w:rFonts w:ascii="Times New Roman" w:hAnsi="Times New Roman" w:cs="Times New Roman"/>
            <w:sz w:val="22"/>
            <w:szCs w:val="22"/>
          </w:rPr>
          <w:t>regions</w:t>
        </w:r>
      </w:ins>
      <w:ins w:id="270" w:author="Jaeger, Florian" w:date="2022-10-28T15:46:00Z">
        <w:r w:rsidR="00A5426A">
          <w:rPr>
            <w:rFonts w:ascii="Times New Roman" w:hAnsi="Times New Roman" w:cs="Times New Roman"/>
            <w:sz w:val="22"/>
            <w:szCs w:val="22"/>
          </w:rPr>
          <w:t xml:space="preserve"> ranging all the way from pre-cortical </w:t>
        </w:r>
      </w:ins>
      <w:ins w:id="271" w:author="Jaeger, Florian" w:date="2022-10-28T15:51:00Z">
        <w:r w:rsidR="00A5426A">
          <w:rPr>
            <w:rFonts w:ascii="Times New Roman" w:hAnsi="Times New Roman" w:cs="Times New Roman"/>
            <w:sz w:val="22"/>
            <w:szCs w:val="22"/>
          </w:rPr>
          <w:t>structures</w:t>
        </w:r>
      </w:ins>
      <w:ins w:id="272" w:author="Jaeger, Florian" w:date="2022-10-28T15:46:00Z">
        <w:r w:rsidR="00A5426A">
          <w:rPr>
            <w:rFonts w:ascii="Times New Roman" w:hAnsi="Times New Roman" w:cs="Times New Roman"/>
            <w:sz w:val="22"/>
            <w:szCs w:val="22"/>
          </w:rPr>
          <w:t xml:space="preserve"> [e.g., in the brain stem, @REFS]</w:t>
        </w:r>
      </w:ins>
      <w:ins w:id="273" w:author="Jaeger, Florian" w:date="2022-10-28T15:48:00Z">
        <w:r w:rsidR="00A5426A">
          <w:rPr>
            <w:rFonts w:ascii="Times New Roman" w:hAnsi="Times New Roman" w:cs="Times New Roman"/>
            <w:sz w:val="22"/>
            <w:szCs w:val="22"/>
          </w:rPr>
          <w:t xml:space="preserve"> to the frontal lobe [@REF].</w:t>
        </w:r>
      </w:ins>
      <w:ins w:id="274" w:author="Jaeger, Florian" w:date="2022-10-28T15:57:00Z">
        <w:r w:rsidR="00A5426A">
          <w:rPr>
            <w:rFonts w:ascii="Times New Roman" w:hAnsi="Times New Roman" w:cs="Times New Roman"/>
            <w:sz w:val="22"/>
            <w:szCs w:val="22"/>
          </w:rPr>
          <w:t xml:space="preserve"> </w:t>
        </w:r>
      </w:ins>
      <w:ins w:id="275" w:author="Kurumada, Chigusa" w:date="2022-10-22T16:54:00Z">
        <w:del w:id="276" w:author="Jaeger, Florian" w:date="2022-10-28T14:55:00Z">
          <w:r w:rsidR="00D840F5" w:rsidDel="00A5426A">
            <w:rPr>
              <w:rFonts w:ascii="Times New Roman" w:hAnsi="Times New Roman" w:cs="Times New Roman"/>
              <w:sz w:val="22"/>
              <w:szCs w:val="22"/>
            </w:rPr>
            <w:delText xml:space="preserve"> </w:delText>
          </w:r>
        </w:del>
      </w:ins>
      <w:del w:id="277" w:author="Jaeger, Florian" w:date="2022-10-28T15:43:00Z">
        <w:r w:rsidR="00185E22" w:rsidRPr="00B5644E" w:rsidDel="00A5426A">
          <w:rPr>
            <w:rFonts w:ascii="Times New Roman" w:hAnsi="Times New Roman" w:cs="Times New Roman"/>
            <w:sz w:val="22"/>
            <w:szCs w:val="22"/>
          </w:rPr>
          <w:delText>.</w:delText>
        </w:r>
        <w:r w:rsidR="004577F4" w:rsidDel="00A5426A">
          <w:rPr>
            <w:rFonts w:ascii="Times New Roman" w:hAnsi="Times New Roman" w:cs="Times New Roman"/>
            <w:sz w:val="22"/>
            <w:szCs w:val="22"/>
          </w:rPr>
          <w:delText xml:space="preserve"> Conversely, there are findings that are predicted by pre-linguistic normalization, but are difficult to explain as changes in category representations or changes in decision-making [e.g., </w:delText>
        </w:r>
        <w:r w:rsidR="004577F4" w:rsidRPr="004577F4" w:rsidDel="00A5426A">
          <w:rPr>
            <w:rFonts w:ascii="Times New Roman" w:hAnsi="Times New Roman" w:cs="Times New Roman"/>
            <w:sz w:val="22"/>
            <w:szCs w:val="22"/>
          </w:rPr>
          <w:delText>@holt2001; @holt2006; @huang-holt2011</w:delText>
        </w:r>
        <w:r w:rsidR="004577F4" w:rsidDel="00A5426A">
          <w:rPr>
            <w:rFonts w:ascii="Times New Roman" w:hAnsi="Times New Roman" w:cs="Times New Roman"/>
            <w:sz w:val="22"/>
            <w:szCs w:val="22"/>
          </w:rPr>
          <w:delText xml:space="preserve">; see also </w:delText>
        </w:r>
        <w:r w:rsidR="004577F4" w:rsidRPr="004577F4" w:rsidDel="00A5426A">
          <w:rPr>
            <w:rFonts w:ascii="Times New Roman" w:hAnsi="Times New Roman" w:cs="Times New Roman"/>
            <w:sz w:val="22"/>
            <w:szCs w:val="22"/>
          </w:rPr>
          <w:delText>@chodroff-wilson2020</w:delText>
        </w:r>
        <w:r w:rsidR="004577F4" w:rsidDel="00A5426A">
          <w:rPr>
            <w:rFonts w:ascii="Times New Roman" w:hAnsi="Times New Roman" w:cs="Times New Roman"/>
            <w:sz w:val="22"/>
            <w:szCs w:val="22"/>
          </w:rPr>
          <w:delText>].</w:delText>
        </w:r>
      </w:del>
    </w:p>
    <w:p w14:paraId="27E675B2" w14:textId="35ECC4C4" w:rsidR="00A5426A" w:rsidRPr="00BB6E49" w:rsidDel="00BB6E49" w:rsidRDefault="00A5426A" w:rsidP="00BB6E49">
      <w:pPr>
        <w:pStyle w:val="FirstParagraph"/>
        <w:rPr>
          <w:del w:id="278" w:author="Jaeger, Florian" w:date="2022-10-28T16:22:00Z"/>
          <w:rPrChange w:id="279" w:author="Jaeger, Florian" w:date="2022-10-28T16:38:00Z">
            <w:rPr>
              <w:del w:id="280" w:author="Jaeger, Florian" w:date="2022-10-28T16:22:00Z"/>
              <w:rFonts w:ascii="Times New Roman" w:hAnsi="Times New Roman" w:cs="Times New Roman"/>
              <w:sz w:val="22"/>
              <w:szCs w:val="22"/>
            </w:rPr>
          </w:rPrChange>
        </w:rPr>
        <w:pPrChange w:id="281" w:author="Jaeger, Florian" w:date="2022-10-28T16:22:00Z">
          <w:pPr>
            <w:pStyle w:val="FirstParagraph"/>
          </w:pPr>
        </w:pPrChange>
      </w:pPr>
      <w:ins w:id="282" w:author="Jaeger, Florian" w:date="2022-10-28T14:51:00Z">
        <w:r w:rsidRPr="00A5426A">
          <w:rPr>
            <w:rFonts w:ascii="Times New Roman" w:hAnsi="Times New Roman" w:cs="Times New Roman"/>
            <w:sz w:val="22"/>
            <w:szCs w:val="22"/>
            <w:rPrChange w:id="283" w:author="Jaeger, Florian" w:date="2022-10-28T15:01:00Z">
              <w:rPr>
                <w:rFonts w:ascii="Helvetica Neue" w:hAnsi="Helvetica Neue" w:cs="Helvetica Neue"/>
                <w:color w:val="000000"/>
                <w:sz w:val="26"/>
                <w:szCs w:val="26"/>
              </w:rPr>
            </w:rPrChange>
          </w:rPr>
          <w:t xml:space="preserve">In short, </w:t>
        </w:r>
      </w:ins>
      <w:ins w:id="284" w:author="Jaeger, Florian" w:date="2022-10-28T14:57:00Z">
        <w:r w:rsidRPr="00A5426A">
          <w:rPr>
            <w:rFonts w:ascii="Times New Roman" w:hAnsi="Times New Roman" w:cs="Times New Roman"/>
            <w:sz w:val="22"/>
            <w:szCs w:val="22"/>
            <w:rPrChange w:id="285" w:author="Jaeger, Florian" w:date="2022-10-28T15:01:00Z">
              <w:rPr>
                <w:rFonts w:ascii="Helvetica Neue" w:hAnsi="Helvetica Neue" w:cs="Helvetica Neue"/>
                <w:color w:val="000000"/>
                <w:sz w:val="26"/>
                <w:szCs w:val="26"/>
              </w:rPr>
            </w:rPrChange>
          </w:rPr>
          <w:t xml:space="preserve">research on adaptive speech perception is at an </w:t>
        </w:r>
      </w:ins>
      <w:ins w:id="286" w:author="Jaeger, Florian" w:date="2022-10-28T16:37:00Z">
        <w:r w:rsidR="00BB6E49">
          <w:rPr>
            <w:rFonts w:ascii="Times New Roman" w:hAnsi="Times New Roman" w:cs="Times New Roman"/>
            <w:sz w:val="22"/>
            <w:szCs w:val="22"/>
          </w:rPr>
          <w:t>important</w:t>
        </w:r>
      </w:ins>
      <w:ins w:id="287" w:author="Jaeger, Florian" w:date="2022-10-28T14:57:00Z">
        <w:r w:rsidRPr="00A5426A">
          <w:rPr>
            <w:rFonts w:ascii="Times New Roman" w:hAnsi="Times New Roman" w:cs="Times New Roman"/>
            <w:sz w:val="22"/>
            <w:szCs w:val="22"/>
            <w:rPrChange w:id="288" w:author="Jaeger, Florian" w:date="2022-10-28T15:01:00Z">
              <w:rPr>
                <w:rFonts w:ascii="Helvetica Neue" w:hAnsi="Helvetica Neue" w:cs="Helvetica Neue"/>
                <w:color w:val="000000"/>
                <w:sz w:val="26"/>
                <w:szCs w:val="26"/>
              </w:rPr>
            </w:rPrChange>
          </w:rPr>
          <w:t xml:space="preserve"> juncture. On the one hand, </w:t>
        </w:r>
      </w:ins>
      <w:ins w:id="289" w:author="Jaeger, Florian" w:date="2022-10-28T14:52:00Z">
        <w:r w:rsidRPr="00A5426A">
          <w:rPr>
            <w:rFonts w:ascii="Times New Roman" w:hAnsi="Times New Roman" w:cs="Times New Roman"/>
            <w:sz w:val="22"/>
            <w:szCs w:val="22"/>
            <w:rPrChange w:id="290" w:author="Jaeger, Florian" w:date="2022-10-28T15:01:00Z">
              <w:rPr>
                <w:rFonts w:ascii="Helvetica Neue" w:hAnsi="Helvetica Neue" w:cs="Helvetica Neue"/>
                <w:color w:val="000000"/>
                <w:sz w:val="26"/>
                <w:szCs w:val="26"/>
              </w:rPr>
            </w:rPrChange>
          </w:rPr>
          <w:t xml:space="preserve">existing findings suggests that </w:t>
        </w:r>
      </w:ins>
      <w:ins w:id="291" w:author="Jaeger, Florian" w:date="2022-10-28T14:51:00Z">
        <w:r w:rsidRPr="00A5426A">
          <w:rPr>
            <w:rFonts w:ascii="Times New Roman" w:hAnsi="Times New Roman" w:cs="Times New Roman"/>
            <w:sz w:val="22"/>
            <w:szCs w:val="22"/>
            <w:rPrChange w:id="292" w:author="Jaeger, Florian" w:date="2022-10-28T15:01:00Z">
              <w:rPr>
                <w:rFonts w:ascii="Helvetica Neue" w:hAnsi="Helvetica Neue" w:cs="Helvetica Neue"/>
                <w:color w:val="000000"/>
                <w:sz w:val="26"/>
                <w:szCs w:val="26"/>
              </w:rPr>
            </w:rPrChange>
          </w:rPr>
          <w:t xml:space="preserve">no single </w:t>
        </w:r>
      </w:ins>
      <w:ins w:id="293" w:author="Jaeger, Florian" w:date="2022-10-28T14:52:00Z">
        <w:r w:rsidRPr="00A5426A">
          <w:rPr>
            <w:rFonts w:ascii="Times New Roman" w:hAnsi="Times New Roman" w:cs="Times New Roman"/>
            <w:sz w:val="22"/>
            <w:szCs w:val="22"/>
            <w:rPrChange w:id="294" w:author="Jaeger, Florian" w:date="2022-10-28T15:01:00Z">
              <w:rPr>
                <w:rFonts w:ascii="Helvetica Neue" w:hAnsi="Helvetica Neue" w:cs="Helvetica Neue"/>
                <w:color w:val="000000"/>
                <w:sz w:val="26"/>
                <w:szCs w:val="26"/>
              </w:rPr>
            </w:rPrChange>
          </w:rPr>
          <w:t>change</w:t>
        </w:r>
      </w:ins>
      <w:ins w:id="295" w:author="Jaeger, Florian" w:date="2022-10-28T14:51:00Z">
        <w:r w:rsidRPr="00A5426A">
          <w:rPr>
            <w:rFonts w:ascii="Times New Roman" w:hAnsi="Times New Roman" w:cs="Times New Roman"/>
            <w:sz w:val="22"/>
            <w:szCs w:val="22"/>
            <w:rPrChange w:id="296" w:author="Jaeger, Florian" w:date="2022-10-28T15:01:00Z">
              <w:rPr>
                <w:rFonts w:ascii="Helvetica Neue" w:hAnsi="Helvetica Neue" w:cs="Helvetica Neue"/>
                <w:color w:val="000000"/>
                <w:sz w:val="26"/>
                <w:szCs w:val="26"/>
              </w:rPr>
            </w:rPrChange>
          </w:rPr>
          <w:t xml:space="preserve"> mechanisms </w:t>
        </w:r>
        <w:r w:rsidRPr="00A5426A">
          <w:rPr>
            <w:rFonts w:ascii="Times New Roman" w:hAnsi="Times New Roman" w:cs="Times New Roman"/>
            <w:sz w:val="22"/>
            <w:szCs w:val="22"/>
            <w:rPrChange w:id="297" w:author="Jaeger, Florian" w:date="2022-10-28T15:01:00Z">
              <w:rPr>
                <w:rFonts w:ascii="Helvetica Neue" w:hAnsi="Helvetica Neue" w:cs="Helvetica Neue"/>
                <w:i/>
                <w:iCs/>
                <w:color w:val="000000"/>
                <w:sz w:val="26"/>
                <w:szCs w:val="26"/>
              </w:rPr>
            </w:rPrChange>
          </w:rPr>
          <w:t>can explain the full</w:t>
        </w:r>
        <w:r w:rsidRPr="00A5426A">
          <w:rPr>
            <w:rFonts w:ascii="Times New Roman" w:hAnsi="Times New Roman" w:cs="Times New Roman"/>
            <w:sz w:val="22"/>
            <w:szCs w:val="22"/>
            <w:rPrChange w:id="298" w:author="Jaeger, Florian" w:date="2022-10-28T15:01:00Z">
              <w:rPr>
                <w:rFonts w:ascii="Helvetica Neue" w:hAnsi="Helvetica Neue" w:cs="Helvetica Neue"/>
                <w:color w:val="000000"/>
                <w:sz w:val="26"/>
                <w:szCs w:val="26"/>
              </w:rPr>
            </w:rPrChange>
          </w:rPr>
          <w:t xml:space="preserve"> variety of adaptive responses that humans exhibit</w:t>
        </w:r>
      </w:ins>
      <w:ins w:id="299" w:author="Jaeger, Florian" w:date="2022-10-28T14:53:00Z">
        <w:r w:rsidRPr="00A5426A">
          <w:rPr>
            <w:rFonts w:ascii="Times New Roman" w:hAnsi="Times New Roman" w:cs="Times New Roman"/>
            <w:sz w:val="22"/>
            <w:szCs w:val="22"/>
            <w:rPrChange w:id="300" w:author="Jaeger, Florian" w:date="2022-10-28T15:01:00Z">
              <w:rPr>
                <w:rFonts w:ascii="Helvetica Neue" w:hAnsi="Helvetica Neue" w:cs="Helvetica Neue"/>
                <w:color w:val="000000"/>
                <w:sz w:val="26"/>
                <w:szCs w:val="26"/>
              </w:rPr>
            </w:rPrChange>
          </w:rPr>
          <w:t>.</w:t>
        </w:r>
      </w:ins>
      <w:ins w:id="301" w:author="Jaeger, Florian" w:date="2022-10-28T16:32:00Z">
        <w:r w:rsidR="00BB6E49">
          <w:rPr>
            <w:rFonts w:ascii="Times New Roman" w:hAnsi="Times New Roman" w:cs="Times New Roman"/>
            <w:sz w:val="22"/>
            <w:szCs w:val="22"/>
          </w:rPr>
          <w:t xml:space="preserve"> </w:t>
        </w:r>
      </w:ins>
      <w:ins w:id="302" w:author="Jaeger, Florian" w:date="2022-10-28T16:34:00Z">
        <w:r w:rsidR="00BB6E49">
          <w:rPr>
            <w:rFonts w:ascii="Times New Roman" w:hAnsi="Times New Roman" w:cs="Times New Roman"/>
            <w:sz w:val="22"/>
            <w:szCs w:val="22"/>
          </w:rPr>
          <w:t xml:space="preserve">Put this way, it seems obvious that </w:t>
        </w:r>
      </w:ins>
      <w:ins w:id="303" w:author="Jaeger, Florian" w:date="2022-10-28T16:33:00Z">
        <w:r w:rsidR="00BB6E49">
          <w:rPr>
            <w:rFonts w:ascii="Times New Roman" w:hAnsi="Times New Roman" w:cs="Times New Roman"/>
            <w:sz w:val="22"/>
            <w:szCs w:val="22"/>
          </w:rPr>
          <w:t xml:space="preserve">the field </w:t>
        </w:r>
      </w:ins>
      <w:ins w:id="304" w:author="Jaeger, Florian" w:date="2022-10-28T16:35:00Z">
        <w:r w:rsidR="00BB6E49">
          <w:rPr>
            <w:rFonts w:ascii="Times New Roman" w:hAnsi="Times New Roman" w:cs="Times New Roman"/>
            <w:sz w:val="22"/>
            <w:szCs w:val="22"/>
          </w:rPr>
          <w:t>will have to</w:t>
        </w:r>
      </w:ins>
      <w:ins w:id="305" w:author="Jaeger, Florian" w:date="2022-10-28T16:33:00Z">
        <w:r w:rsidR="00BB6E49">
          <w:rPr>
            <w:rFonts w:ascii="Times New Roman" w:hAnsi="Times New Roman" w:cs="Times New Roman"/>
            <w:sz w:val="22"/>
            <w:szCs w:val="22"/>
          </w:rPr>
          <w:t xml:space="preserve"> move beyond (in)sufficiency tests, towards experiments that determine </w:t>
        </w:r>
      </w:ins>
      <w:ins w:id="306" w:author="Jaeger, Florian" w:date="2022-10-28T16:35:00Z">
        <w:r w:rsidR="00BB6E49">
          <w:rPr>
            <w:rFonts w:ascii="Times New Roman" w:hAnsi="Times New Roman" w:cs="Times New Roman"/>
            <w:sz w:val="22"/>
            <w:szCs w:val="22"/>
          </w:rPr>
          <w:t xml:space="preserve">how multiple change mechanisms *jointly* </w:t>
        </w:r>
      </w:ins>
      <w:ins w:id="307" w:author="Jaeger, Florian" w:date="2022-10-28T16:36:00Z">
        <w:r w:rsidR="00BB6E49">
          <w:rPr>
            <w:rFonts w:ascii="Times New Roman" w:hAnsi="Times New Roman" w:cs="Times New Roman"/>
            <w:sz w:val="22"/>
            <w:szCs w:val="22"/>
          </w:rPr>
          <w:t>achieve adaptive speech perception</w:t>
        </w:r>
      </w:ins>
      <w:ins w:id="308" w:author="Jaeger, Florian" w:date="2022-10-28T16:33:00Z">
        <w:r w:rsidR="00BB6E49">
          <w:rPr>
            <w:rFonts w:ascii="Times New Roman" w:hAnsi="Times New Roman" w:cs="Times New Roman"/>
            <w:sz w:val="22"/>
            <w:szCs w:val="22"/>
          </w:rPr>
          <w:t xml:space="preserve">. </w:t>
        </w:r>
      </w:ins>
      <w:ins w:id="309" w:author="Jaeger, Florian" w:date="2022-10-28T16:36:00Z">
        <w:r w:rsidR="00BB6E49">
          <w:rPr>
            <w:rFonts w:ascii="Times New Roman" w:hAnsi="Times New Roman" w:cs="Times New Roman"/>
            <w:sz w:val="22"/>
            <w:szCs w:val="22"/>
          </w:rPr>
          <w:t>This will likely require</w:t>
        </w:r>
      </w:ins>
      <w:ins w:id="310" w:author="Jaeger, Florian" w:date="2022-10-28T16:38:00Z">
        <w:r w:rsidR="00BB6E49">
          <w:rPr>
            <w:rFonts w:ascii="Times New Roman" w:hAnsi="Times New Roman" w:cs="Times New Roman"/>
            <w:sz w:val="22"/>
            <w:szCs w:val="22"/>
          </w:rPr>
          <w:t xml:space="preserve"> research on </w:t>
        </w:r>
      </w:ins>
    </w:p>
    <w:p w14:paraId="1D4AEE4B" w14:textId="5F5F35B6" w:rsidR="00143339" w:rsidRDefault="00AA7542" w:rsidP="00BB6E49">
      <w:pPr>
        <w:pStyle w:val="FirstParagraph"/>
        <w:rPr>
          <w:ins w:id="311" w:author="Jaeger, Florian" w:date="2022-10-28T16:27:00Z"/>
          <w:rFonts w:ascii="Times New Roman" w:hAnsi="Times New Roman" w:cs="Times New Roman"/>
          <w:sz w:val="22"/>
          <w:szCs w:val="22"/>
        </w:rPr>
      </w:pPr>
      <w:del w:id="312" w:author="Jaeger, Florian" w:date="2022-10-28T16:22:00Z">
        <w:r w:rsidDel="00BB6E49">
          <w:rPr>
            <w:rFonts w:ascii="Times New Roman" w:hAnsi="Times New Roman" w:cs="Times New Roman"/>
            <w:sz w:val="22"/>
            <w:szCs w:val="22"/>
          </w:rPr>
          <w:delText xml:space="preserve">Given this complexity, a fruitful </w:delText>
        </w:r>
        <w:r w:rsidR="00FB5960" w:rsidDel="00BB6E49">
          <w:rPr>
            <w:rFonts w:ascii="Times New Roman" w:hAnsi="Times New Roman" w:cs="Times New Roman"/>
            <w:sz w:val="22"/>
            <w:szCs w:val="22"/>
          </w:rPr>
          <w:delText>research program</w:delText>
        </w:r>
        <w:r w:rsidR="00414589" w:rsidDel="00BB6E49">
          <w:rPr>
            <w:rFonts w:ascii="Times New Roman" w:hAnsi="Times New Roman" w:cs="Times New Roman"/>
            <w:sz w:val="22"/>
            <w:szCs w:val="22"/>
          </w:rPr>
          <w:delText xml:space="preserve"> </w:delText>
        </w:r>
        <w:r w:rsidR="008F09E4" w:rsidDel="00BB6E49">
          <w:rPr>
            <w:rFonts w:ascii="Times New Roman" w:hAnsi="Times New Roman" w:cs="Times New Roman"/>
            <w:sz w:val="22"/>
            <w:szCs w:val="22"/>
          </w:rPr>
          <w:delText>should move beyond contrasting the sufficiency of individual change mechanisms</w:delText>
        </w:r>
        <w:r w:rsidR="008F09E4" w:rsidRPr="00A5426A" w:rsidDel="00BB6E49">
          <w:rPr>
            <w:rFonts w:ascii="Times New Roman" w:hAnsi="Times New Roman" w:cs="Times New Roman"/>
            <w:sz w:val="22"/>
            <w:szCs w:val="22"/>
          </w:rPr>
          <w:delText>.</w:delText>
        </w:r>
        <w:r w:rsidR="00414589" w:rsidDel="00BB6E49">
          <w:rPr>
            <w:rFonts w:ascii="Times New Roman" w:hAnsi="Times New Roman" w:cs="Times New Roman"/>
            <w:sz w:val="22"/>
            <w:szCs w:val="22"/>
          </w:rPr>
          <w:delText xml:space="preserve"> Rather, we must ask </w:delText>
        </w:r>
        <w:r w:rsidR="00FB1E24" w:rsidDel="00BB6E49">
          <w:rPr>
            <w:rFonts w:ascii="Times New Roman" w:hAnsi="Times New Roman" w:cs="Times New Roman"/>
            <w:sz w:val="22"/>
            <w:szCs w:val="22"/>
          </w:rPr>
          <w:delText xml:space="preserve">how </w:delText>
        </w:r>
        <w:r w:rsidR="00414589" w:rsidDel="00BB6E49">
          <w:rPr>
            <w:rFonts w:ascii="Times New Roman" w:hAnsi="Times New Roman" w:cs="Times New Roman"/>
            <w:sz w:val="22"/>
            <w:szCs w:val="22"/>
          </w:rPr>
          <w:delText xml:space="preserve">multiple </w:delText>
        </w:r>
        <w:r w:rsidR="00FB1E24" w:rsidDel="00BB6E49">
          <w:rPr>
            <w:rFonts w:ascii="Times New Roman" w:hAnsi="Times New Roman" w:cs="Times New Roman"/>
            <w:sz w:val="22"/>
            <w:szCs w:val="22"/>
          </w:rPr>
          <w:delText xml:space="preserve">mechanisms </w:delText>
        </w:r>
        <w:r w:rsidR="00D840F5" w:rsidDel="00BB6E49">
          <w:rPr>
            <w:rFonts w:ascii="Times New Roman" w:hAnsi="Times New Roman" w:cs="Times New Roman"/>
            <w:sz w:val="22"/>
            <w:szCs w:val="22"/>
          </w:rPr>
          <w:delText xml:space="preserve">combine and </w:delText>
        </w:r>
        <w:r w:rsidR="00FB1E24" w:rsidDel="00BB6E49">
          <w:rPr>
            <w:rFonts w:ascii="Times New Roman" w:hAnsi="Times New Roman" w:cs="Times New Roman"/>
            <w:sz w:val="22"/>
            <w:szCs w:val="22"/>
          </w:rPr>
          <w:delText>interact to jointly enable listeners to overcome the lack of invariance</w:delText>
        </w:r>
        <w:r w:rsidR="00414589" w:rsidDel="00BB6E49">
          <w:rPr>
            <w:rFonts w:ascii="Times New Roman" w:hAnsi="Times New Roman" w:cs="Times New Roman"/>
            <w:sz w:val="22"/>
            <w:szCs w:val="22"/>
          </w:rPr>
          <w:delText xml:space="preserve"> in the speech input</w:delText>
        </w:r>
        <w:r w:rsidR="00FB1E24" w:rsidDel="00BB6E49">
          <w:rPr>
            <w:rFonts w:ascii="Times New Roman" w:hAnsi="Times New Roman" w:cs="Times New Roman"/>
            <w:sz w:val="22"/>
            <w:szCs w:val="22"/>
          </w:rPr>
          <w:delText>.</w:delText>
        </w:r>
        <w:r w:rsidR="00414589" w:rsidDel="00BB6E49">
          <w:rPr>
            <w:rFonts w:ascii="Times New Roman" w:hAnsi="Times New Roman" w:cs="Times New Roman"/>
            <w:sz w:val="22"/>
            <w:szCs w:val="22"/>
          </w:rPr>
          <w:delText xml:space="preserve"> </w:delText>
        </w:r>
        <w:r w:rsidR="00FB1E24" w:rsidDel="00BB6E49">
          <w:rPr>
            <w:rFonts w:ascii="Times New Roman" w:hAnsi="Times New Roman" w:cs="Times New Roman"/>
            <w:sz w:val="22"/>
            <w:szCs w:val="22"/>
          </w:rPr>
          <w:delText xml:space="preserve">In particular, it is </w:delText>
        </w:r>
        <w:r w:rsidR="008F09E4" w:rsidDel="00BB6E49">
          <w:rPr>
            <w:rFonts w:ascii="Times New Roman" w:hAnsi="Times New Roman" w:cs="Times New Roman"/>
            <w:sz w:val="22"/>
            <w:szCs w:val="22"/>
          </w:rPr>
          <w:delText xml:space="preserve">critical to clarify </w:delText>
        </w:r>
      </w:del>
      <w:r w:rsidR="008F09E4">
        <w:rPr>
          <w:rFonts w:ascii="Times New Roman" w:hAnsi="Times New Roman" w:cs="Times New Roman"/>
          <w:sz w:val="22"/>
          <w:szCs w:val="22"/>
        </w:rPr>
        <w:t xml:space="preserve">how </w:t>
      </w:r>
      <w:r w:rsidR="0014123F">
        <w:rPr>
          <w:rFonts w:ascii="Times New Roman" w:hAnsi="Times New Roman" w:cs="Times New Roman"/>
          <w:sz w:val="22"/>
          <w:szCs w:val="22"/>
        </w:rPr>
        <w:t xml:space="preserve">the relative engagement of </w:t>
      </w:r>
      <w:r w:rsidR="00FB1E24">
        <w:rPr>
          <w:rFonts w:ascii="Times New Roman" w:hAnsi="Times New Roman" w:cs="Times New Roman"/>
          <w:sz w:val="22"/>
          <w:szCs w:val="22"/>
        </w:rPr>
        <w:t xml:space="preserve">different </w:t>
      </w:r>
      <w:r w:rsidR="0014123F">
        <w:rPr>
          <w:rFonts w:ascii="Times New Roman" w:hAnsi="Times New Roman" w:cs="Times New Roman"/>
          <w:sz w:val="22"/>
          <w:szCs w:val="22"/>
        </w:rPr>
        <w:t xml:space="preserve">change </w:t>
      </w:r>
      <w:r w:rsidR="00FB1E24">
        <w:rPr>
          <w:rFonts w:ascii="Times New Roman" w:hAnsi="Times New Roman" w:cs="Times New Roman"/>
          <w:sz w:val="22"/>
          <w:szCs w:val="22"/>
        </w:rPr>
        <w:t>mechanism</w:t>
      </w:r>
      <w:r w:rsidR="0014123F">
        <w:rPr>
          <w:rFonts w:ascii="Times New Roman" w:hAnsi="Times New Roman" w:cs="Times New Roman"/>
          <w:sz w:val="22"/>
          <w:szCs w:val="22"/>
        </w:rPr>
        <w:t xml:space="preserve">s </w:t>
      </w:r>
      <w:del w:id="313" w:author="Jaeger, Florian" w:date="2022-10-28T15:39:00Z">
        <w:r w:rsidR="001D5465" w:rsidDel="00A5426A">
          <w:rPr>
            <w:rFonts w:ascii="Times New Roman" w:hAnsi="Times New Roman" w:cs="Times New Roman"/>
            <w:sz w:val="22"/>
            <w:szCs w:val="22"/>
          </w:rPr>
          <w:delText xml:space="preserve">vary across, or </w:delText>
        </w:r>
        <w:r w:rsidR="000A005A" w:rsidDel="00A5426A">
          <w:rPr>
            <w:rFonts w:ascii="Times New Roman" w:hAnsi="Times New Roman" w:cs="Times New Roman"/>
            <w:sz w:val="22"/>
            <w:szCs w:val="22"/>
          </w:rPr>
          <w:delText>are</w:delText>
        </w:r>
        <w:r w:rsidR="001D5465" w:rsidDel="00A5426A">
          <w:rPr>
            <w:rFonts w:ascii="Times New Roman" w:hAnsi="Times New Roman" w:cs="Times New Roman"/>
            <w:sz w:val="22"/>
            <w:szCs w:val="22"/>
          </w:rPr>
          <w:delText xml:space="preserve"> </w:delText>
        </w:r>
        <w:r w:rsidR="00481769" w:rsidDel="00A5426A">
          <w:rPr>
            <w:rFonts w:ascii="Times New Roman" w:hAnsi="Times New Roman" w:cs="Times New Roman"/>
            <w:sz w:val="22"/>
            <w:szCs w:val="22"/>
          </w:rPr>
          <w:delText xml:space="preserve">perhaps conditioned </w:delText>
        </w:r>
      </w:del>
      <w:ins w:id="314" w:author="Jaeger, Florian" w:date="2022-10-28T15:39:00Z">
        <w:r w:rsidR="00A5426A">
          <w:rPr>
            <w:rFonts w:ascii="Times New Roman" w:hAnsi="Times New Roman" w:cs="Times New Roman"/>
            <w:sz w:val="22"/>
            <w:szCs w:val="22"/>
          </w:rPr>
          <w:t xml:space="preserve">depend </w:t>
        </w:r>
      </w:ins>
      <w:r w:rsidR="00481769">
        <w:rPr>
          <w:rFonts w:ascii="Times New Roman" w:hAnsi="Times New Roman" w:cs="Times New Roman"/>
          <w:sz w:val="22"/>
          <w:szCs w:val="22"/>
        </w:rPr>
        <w:t>on</w:t>
      </w:r>
      <w:del w:id="315" w:author="Jaeger, Florian" w:date="2022-10-28T15:39:00Z">
        <w:r w:rsidR="000A005A" w:rsidDel="00A5426A">
          <w:rPr>
            <w:rFonts w:ascii="Times New Roman" w:hAnsi="Times New Roman" w:cs="Times New Roman"/>
            <w:sz w:val="22"/>
            <w:szCs w:val="22"/>
          </w:rPr>
          <w:delText>,</w:delText>
        </w:r>
      </w:del>
      <w:r w:rsidR="008F09E4">
        <w:rPr>
          <w:rFonts w:ascii="Times New Roman" w:hAnsi="Times New Roman" w:cs="Times New Roman"/>
          <w:sz w:val="22"/>
          <w:szCs w:val="22"/>
        </w:rPr>
        <w:t xml:space="preserve"> </w:t>
      </w:r>
      <w:r w:rsidR="00FB1E24" w:rsidRPr="00EB69C9">
        <w:rPr>
          <w:rFonts w:ascii="Times New Roman" w:hAnsi="Times New Roman" w:cs="Times New Roman"/>
          <w:sz w:val="22"/>
          <w:szCs w:val="22"/>
        </w:rPr>
        <w:t xml:space="preserve">stimulus properties, task demands, or individual differences between listeners. </w:t>
      </w:r>
      <w:r w:rsidR="0014123F" w:rsidRPr="00EB69C9">
        <w:rPr>
          <w:rFonts w:ascii="Times New Roman" w:hAnsi="Times New Roman" w:cs="Times New Roman"/>
          <w:sz w:val="22"/>
          <w:szCs w:val="22"/>
        </w:rPr>
        <w:t xml:space="preserve">For example, </w:t>
      </w:r>
      <w:r w:rsidR="00156BD8">
        <w:rPr>
          <w:rFonts w:ascii="Times New Roman" w:hAnsi="Times New Roman" w:cs="Times New Roman"/>
          <w:sz w:val="22"/>
          <w:szCs w:val="22"/>
        </w:rPr>
        <w:t>simple</w:t>
      </w:r>
      <w:r w:rsidR="008F09E4">
        <w:rPr>
          <w:rFonts w:ascii="Times New Roman" w:hAnsi="Times New Roman" w:cs="Times New Roman"/>
          <w:sz w:val="22"/>
          <w:szCs w:val="22"/>
        </w:rPr>
        <w:t>, unidimensional</w:t>
      </w:r>
      <w:r w:rsidR="00156BD8">
        <w:rPr>
          <w:rFonts w:ascii="Times New Roman" w:hAnsi="Times New Roman" w:cs="Times New Roman"/>
          <w:sz w:val="22"/>
          <w:szCs w:val="22"/>
        </w:rPr>
        <w:t xml:space="preserve"> </w:t>
      </w:r>
      <w:r w:rsidR="008F09E4">
        <w:rPr>
          <w:rFonts w:ascii="Times New Roman" w:hAnsi="Times New Roman" w:cs="Times New Roman"/>
          <w:sz w:val="22"/>
          <w:szCs w:val="22"/>
        </w:rPr>
        <w:t xml:space="preserve">shifts of </w:t>
      </w:r>
      <w:r w:rsidR="00156BD8">
        <w:rPr>
          <w:rFonts w:ascii="Times New Roman" w:hAnsi="Times New Roman" w:cs="Times New Roman"/>
          <w:sz w:val="22"/>
          <w:szCs w:val="22"/>
        </w:rPr>
        <w:t>categor</w:t>
      </w:r>
      <w:r w:rsidR="008F09E4">
        <w:rPr>
          <w:rFonts w:ascii="Times New Roman" w:hAnsi="Times New Roman" w:cs="Times New Roman"/>
          <w:sz w:val="22"/>
          <w:szCs w:val="22"/>
        </w:rPr>
        <w:t xml:space="preserve">ies (as simulated in </w:t>
      </w:r>
      <w:r w:rsidR="00156BD8">
        <w:rPr>
          <w:rFonts w:ascii="Times New Roman" w:hAnsi="Times New Roman" w:cs="Times New Roman"/>
          <w:sz w:val="22"/>
          <w:szCs w:val="22"/>
        </w:rPr>
        <w:t>perceptual recalibration experiments</w:t>
      </w:r>
      <w:r w:rsidR="008F09E4">
        <w:rPr>
          <w:rFonts w:ascii="Times New Roman" w:hAnsi="Times New Roman" w:cs="Times New Roman"/>
          <w:sz w:val="22"/>
          <w:szCs w:val="22"/>
        </w:rPr>
        <w:t>)</w:t>
      </w:r>
      <w:r w:rsidR="00156BD8">
        <w:rPr>
          <w:rFonts w:ascii="Times New Roman" w:hAnsi="Times New Roman" w:cs="Times New Roman"/>
          <w:sz w:val="22"/>
          <w:szCs w:val="22"/>
        </w:rPr>
        <w:t xml:space="preserve"> </w:t>
      </w:r>
      <w:r w:rsidR="008F09E4">
        <w:rPr>
          <w:rFonts w:ascii="Times New Roman" w:hAnsi="Times New Roman" w:cs="Times New Roman"/>
          <w:sz w:val="22"/>
          <w:szCs w:val="22"/>
        </w:rPr>
        <w:t xml:space="preserve">may </w:t>
      </w:r>
      <w:r w:rsidR="00156BD8">
        <w:rPr>
          <w:rFonts w:ascii="Times New Roman" w:hAnsi="Times New Roman" w:cs="Times New Roman"/>
          <w:sz w:val="22"/>
          <w:szCs w:val="22"/>
        </w:rPr>
        <w:t xml:space="preserve">engage change mechanisms </w:t>
      </w:r>
      <w:r w:rsidR="008F09E4">
        <w:rPr>
          <w:rFonts w:ascii="Times New Roman" w:hAnsi="Times New Roman" w:cs="Times New Roman"/>
          <w:sz w:val="22"/>
          <w:szCs w:val="22"/>
        </w:rPr>
        <w:t xml:space="preserve">different from those that are used to navigate </w:t>
      </w:r>
      <w:r w:rsidR="00156BD8">
        <w:rPr>
          <w:rFonts w:ascii="Times New Roman" w:hAnsi="Times New Roman" w:cs="Times New Roman"/>
          <w:sz w:val="22"/>
          <w:szCs w:val="22"/>
        </w:rPr>
        <w:t xml:space="preserve">more complex </w:t>
      </w:r>
      <w:r w:rsidR="008F09E4">
        <w:rPr>
          <w:rFonts w:ascii="Times New Roman" w:hAnsi="Times New Roman" w:cs="Times New Roman"/>
          <w:sz w:val="22"/>
          <w:szCs w:val="22"/>
        </w:rPr>
        <w:t>shifts as seen</w:t>
      </w:r>
      <w:r w:rsidR="00156BD8">
        <w:rPr>
          <w:rFonts w:ascii="Times New Roman" w:hAnsi="Times New Roman" w:cs="Times New Roman"/>
          <w:sz w:val="22"/>
          <w:szCs w:val="22"/>
        </w:rPr>
        <w:t xml:space="preserve"> in natural accent [for discussion, see @baese-berk2018; </w:t>
      </w:r>
      <w:r w:rsidR="00F01856">
        <w:rPr>
          <w:rFonts w:ascii="Times New Roman" w:hAnsi="Times New Roman" w:cs="Times New Roman"/>
          <w:sz w:val="22"/>
          <w:szCs w:val="22"/>
        </w:rPr>
        <w:t xml:space="preserve">@samuel-kraljic2009; </w:t>
      </w:r>
      <w:r w:rsidR="00156BD8">
        <w:rPr>
          <w:rFonts w:ascii="Times New Roman" w:hAnsi="Times New Roman" w:cs="Times New Roman"/>
          <w:sz w:val="22"/>
          <w:szCs w:val="22"/>
        </w:rPr>
        <w:t>@zheng-samuel2020]</w:t>
      </w:r>
      <w:r w:rsidR="008F09E4">
        <w:rPr>
          <w:rFonts w:ascii="Times New Roman" w:hAnsi="Times New Roman" w:cs="Times New Roman"/>
          <w:sz w:val="22"/>
          <w:szCs w:val="22"/>
        </w:rPr>
        <w:t>.</w:t>
      </w:r>
      <w:r w:rsidR="00156BD8">
        <w:rPr>
          <w:rFonts w:ascii="Times New Roman" w:hAnsi="Times New Roman" w:cs="Times New Roman"/>
          <w:sz w:val="22"/>
          <w:szCs w:val="22"/>
        </w:rPr>
        <w:t xml:space="preserve"> </w:t>
      </w:r>
      <w:del w:id="316" w:author="Jaeger, Florian" w:date="2022-10-28T15:03:00Z">
        <w:r w:rsidR="00FB5960" w:rsidDel="00A5426A">
          <w:rPr>
            <w:rFonts w:ascii="Times New Roman" w:hAnsi="Times New Roman" w:cs="Times New Roman"/>
            <w:sz w:val="22"/>
            <w:szCs w:val="22"/>
          </w:rPr>
          <w:delText>Furthermore, even</w:delText>
        </w:r>
      </w:del>
      <w:ins w:id="317" w:author="Jaeger, Florian" w:date="2022-10-28T15:27:00Z">
        <w:r w:rsidR="00A5426A">
          <w:rPr>
            <w:rFonts w:ascii="Times New Roman" w:hAnsi="Times New Roman" w:cs="Times New Roman"/>
            <w:sz w:val="22"/>
            <w:szCs w:val="22"/>
          </w:rPr>
          <w:t>Another, mutually compati</w:t>
        </w:r>
      </w:ins>
      <w:ins w:id="318" w:author="Jaeger, Florian" w:date="2022-10-28T15:28:00Z">
        <w:r w:rsidR="00A5426A">
          <w:rPr>
            <w:rFonts w:ascii="Times New Roman" w:hAnsi="Times New Roman" w:cs="Times New Roman"/>
            <w:sz w:val="22"/>
            <w:szCs w:val="22"/>
          </w:rPr>
          <w:t>ble hypothesis, holds</w:t>
        </w:r>
      </w:ins>
      <w:ins w:id="319" w:author="Jaeger, Florian" w:date="2022-10-28T15:22:00Z">
        <w:r w:rsidR="00A5426A">
          <w:rPr>
            <w:rFonts w:ascii="Times New Roman" w:hAnsi="Times New Roman" w:cs="Times New Roman"/>
            <w:sz w:val="22"/>
            <w:szCs w:val="22"/>
          </w:rPr>
          <w:t xml:space="preserve"> that </w:t>
        </w:r>
      </w:ins>
      <w:del w:id="320" w:author="Jaeger, Florian" w:date="2022-10-28T15:22:00Z">
        <w:r w:rsidR="00FB5960" w:rsidDel="00A5426A">
          <w:rPr>
            <w:rFonts w:ascii="Times New Roman" w:hAnsi="Times New Roman" w:cs="Times New Roman"/>
            <w:sz w:val="22"/>
            <w:szCs w:val="22"/>
          </w:rPr>
          <w:delText xml:space="preserve"> </w:delText>
        </w:r>
      </w:del>
      <w:del w:id="321" w:author="Jaeger, Florian" w:date="2022-10-28T15:03:00Z">
        <w:r w:rsidR="00FB5960" w:rsidDel="00A5426A">
          <w:rPr>
            <w:rFonts w:ascii="Times New Roman" w:hAnsi="Times New Roman" w:cs="Times New Roman"/>
            <w:sz w:val="22"/>
            <w:szCs w:val="22"/>
          </w:rPr>
          <w:delText xml:space="preserve">with the same type of input (e.g., nonnative-accented speech), </w:delText>
        </w:r>
      </w:del>
      <w:del w:id="322" w:author="Jaeger, Florian" w:date="2022-10-28T15:14:00Z">
        <w:r w:rsidR="0014123F" w:rsidRPr="00EB69C9" w:rsidDel="00A5426A">
          <w:rPr>
            <w:rFonts w:ascii="Times New Roman" w:hAnsi="Times New Roman" w:cs="Times New Roman"/>
            <w:sz w:val="22"/>
            <w:szCs w:val="22"/>
          </w:rPr>
          <w:delText xml:space="preserve">listeners </w:delText>
        </w:r>
        <w:r w:rsidR="00FB5960" w:rsidDel="00A5426A">
          <w:rPr>
            <w:rFonts w:ascii="Times New Roman" w:hAnsi="Times New Roman" w:cs="Times New Roman"/>
            <w:sz w:val="22"/>
            <w:szCs w:val="22"/>
          </w:rPr>
          <w:delText xml:space="preserve">may </w:delText>
        </w:r>
        <w:r w:rsidR="0014123F" w:rsidRPr="00EB69C9" w:rsidDel="00A5426A">
          <w:rPr>
            <w:rFonts w:ascii="Times New Roman" w:hAnsi="Times New Roman" w:cs="Times New Roman"/>
            <w:sz w:val="22"/>
            <w:szCs w:val="22"/>
          </w:rPr>
          <w:delText>initially</w:delText>
        </w:r>
      </w:del>
      <w:ins w:id="323" w:author="Jaeger, Florian" w:date="2022-10-28T15:14:00Z">
        <w:r w:rsidR="00A5426A">
          <w:rPr>
            <w:rFonts w:ascii="Times New Roman" w:hAnsi="Times New Roman" w:cs="Times New Roman"/>
            <w:sz w:val="22"/>
            <w:szCs w:val="22"/>
          </w:rPr>
          <w:t>the earliest moments of exposure to an unfamiliar talker</w:t>
        </w:r>
      </w:ins>
      <w:r w:rsidR="0014123F" w:rsidRPr="00EB69C9">
        <w:rPr>
          <w:rFonts w:ascii="Times New Roman" w:hAnsi="Times New Roman" w:cs="Times New Roman"/>
          <w:sz w:val="22"/>
          <w:szCs w:val="22"/>
        </w:rPr>
        <w:t xml:space="preserve"> </w:t>
      </w:r>
      <w:del w:id="324" w:author="Jaeger, Florian" w:date="2022-10-28T15:14:00Z">
        <w:r w:rsidR="0014123F" w:rsidRPr="00EB69C9" w:rsidDel="00A5426A">
          <w:rPr>
            <w:rFonts w:ascii="Times New Roman" w:hAnsi="Times New Roman" w:cs="Times New Roman"/>
            <w:sz w:val="22"/>
            <w:szCs w:val="22"/>
          </w:rPr>
          <w:delText xml:space="preserve">rely </w:delText>
        </w:r>
      </w:del>
      <w:del w:id="325" w:author="Jaeger, Florian" w:date="2022-10-28T15:31:00Z">
        <w:r w:rsidR="00523F0F" w:rsidRPr="00EB69C9" w:rsidDel="00A5426A">
          <w:rPr>
            <w:rFonts w:ascii="Times New Roman" w:hAnsi="Times New Roman" w:cs="Times New Roman"/>
            <w:sz w:val="22"/>
            <w:szCs w:val="22"/>
          </w:rPr>
          <w:delText xml:space="preserve">primarily </w:delText>
        </w:r>
      </w:del>
      <w:del w:id="326" w:author="Jaeger, Florian" w:date="2022-10-28T15:14:00Z">
        <w:r w:rsidR="0014123F" w:rsidRPr="00EB69C9" w:rsidDel="00A5426A">
          <w:rPr>
            <w:rFonts w:ascii="Times New Roman" w:hAnsi="Times New Roman" w:cs="Times New Roman"/>
            <w:sz w:val="22"/>
            <w:szCs w:val="22"/>
          </w:rPr>
          <w:delText xml:space="preserve">on </w:delText>
        </w:r>
      </w:del>
      <w:ins w:id="327" w:author="Jaeger, Florian" w:date="2022-10-28T15:31:00Z">
        <w:r w:rsidR="00A5426A">
          <w:rPr>
            <w:rFonts w:ascii="Times New Roman" w:hAnsi="Times New Roman" w:cs="Times New Roman"/>
            <w:sz w:val="22"/>
            <w:szCs w:val="22"/>
          </w:rPr>
          <w:t>primarily reflect</w:t>
        </w:r>
      </w:ins>
      <w:ins w:id="328" w:author="Jaeger, Florian" w:date="2022-10-28T15:14:00Z">
        <w:r w:rsidR="00A5426A" w:rsidRPr="00EB69C9">
          <w:rPr>
            <w:rFonts w:ascii="Times New Roman" w:hAnsi="Times New Roman" w:cs="Times New Roman"/>
            <w:sz w:val="22"/>
            <w:szCs w:val="22"/>
          </w:rPr>
          <w:t xml:space="preserve"> </w:t>
        </w:r>
      </w:ins>
      <w:ins w:id="329" w:author="Jaeger, Florian" w:date="2022-10-28T15:31:00Z">
        <w:r w:rsidR="00A5426A">
          <w:rPr>
            <w:rFonts w:ascii="Times New Roman" w:hAnsi="Times New Roman" w:cs="Times New Roman"/>
            <w:sz w:val="22"/>
            <w:szCs w:val="22"/>
          </w:rPr>
          <w:t xml:space="preserve">change </w:t>
        </w:r>
      </w:ins>
      <w:r w:rsidR="0014123F" w:rsidRPr="00EB69C9">
        <w:rPr>
          <w:rFonts w:ascii="Times New Roman" w:hAnsi="Times New Roman" w:cs="Times New Roman"/>
          <w:sz w:val="22"/>
          <w:szCs w:val="22"/>
        </w:rPr>
        <w:t>mechanisms</w:t>
      </w:r>
      <w:r w:rsidR="00523F0F" w:rsidRPr="00EB69C9">
        <w:rPr>
          <w:rFonts w:ascii="Times New Roman" w:hAnsi="Times New Roman" w:cs="Times New Roman"/>
          <w:sz w:val="22"/>
          <w:szCs w:val="22"/>
        </w:rPr>
        <w:t xml:space="preserve"> </w:t>
      </w:r>
      <w:r w:rsidR="00FB5960">
        <w:rPr>
          <w:rFonts w:ascii="Times New Roman" w:hAnsi="Times New Roman" w:cs="Times New Roman"/>
          <w:sz w:val="22"/>
          <w:szCs w:val="22"/>
        </w:rPr>
        <w:t xml:space="preserve">that are </w:t>
      </w:r>
      <w:r w:rsidR="00FB5960" w:rsidRPr="00EB69C9">
        <w:rPr>
          <w:rFonts w:ascii="Times New Roman" w:hAnsi="Times New Roman" w:cs="Times New Roman"/>
          <w:sz w:val="22"/>
          <w:szCs w:val="22"/>
        </w:rPr>
        <w:t xml:space="preserve">computationally less flexible </w:t>
      </w:r>
      <w:r w:rsidR="00FB5960">
        <w:rPr>
          <w:rFonts w:ascii="Times New Roman" w:hAnsi="Times New Roman" w:cs="Times New Roman"/>
          <w:sz w:val="22"/>
          <w:szCs w:val="22"/>
        </w:rPr>
        <w:t xml:space="preserve">but </w:t>
      </w:r>
      <w:del w:id="330" w:author="Jaeger, Florian" w:date="2022-10-28T15:04:00Z">
        <w:r w:rsidR="00FB5960" w:rsidDel="00A5426A">
          <w:rPr>
            <w:rFonts w:ascii="Times New Roman" w:hAnsi="Times New Roman" w:cs="Times New Roman"/>
            <w:sz w:val="22"/>
            <w:szCs w:val="22"/>
          </w:rPr>
          <w:delText>economical</w:delText>
        </w:r>
      </w:del>
      <w:ins w:id="331" w:author="Jaeger, Florian" w:date="2022-10-28T15:04:00Z">
        <w:r w:rsidR="00A5426A">
          <w:rPr>
            <w:rFonts w:ascii="Times New Roman" w:hAnsi="Times New Roman" w:cs="Times New Roman"/>
            <w:sz w:val="22"/>
            <w:szCs w:val="22"/>
          </w:rPr>
          <w:t>simpler</w:t>
        </w:r>
      </w:ins>
      <w:r w:rsidR="00AA1E6C">
        <w:rPr>
          <w:rFonts w:ascii="Times New Roman" w:hAnsi="Times New Roman" w:cs="Times New Roman"/>
          <w:sz w:val="22"/>
          <w:szCs w:val="22"/>
        </w:rPr>
        <w:t>.</w:t>
      </w:r>
      <w:ins w:id="332" w:author="Jaeger, Florian" w:date="2022-10-28T15:29:00Z">
        <w:r w:rsidR="00A5426A">
          <w:rPr>
            <w:rFonts w:ascii="Times New Roman" w:hAnsi="Times New Roman" w:cs="Times New Roman"/>
            <w:sz w:val="22"/>
            <w:szCs w:val="22"/>
          </w:rPr>
          <w:t xml:space="preserve"> With increasing input, </w:t>
        </w:r>
      </w:ins>
      <w:del w:id="333" w:author="Jaeger, Florian" w:date="2022-10-28T15:29:00Z">
        <w:r w:rsidR="00AA1E6C" w:rsidDel="00A5426A">
          <w:rPr>
            <w:rFonts w:ascii="Times New Roman" w:hAnsi="Times New Roman" w:cs="Times New Roman"/>
            <w:sz w:val="22"/>
            <w:szCs w:val="22"/>
          </w:rPr>
          <w:delText xml:space="preserve"> </w:delText>
        </w:r>
      </w:del>
      <w:del w:id="334" w:author="Jaeger, Florian" w:date="2022-10-28T15:16:00Z">
        <w:r w:rsidR="00AA1E6C" w:rsidDel="00A5426A">
          <w:rPr>
            <w:rFonts w:ascii="Times New Roman" w:hAnsi="Times New Roman" w:cs="Times New Roman"/>
            <w:sz w:val="22"/>
            <w:szCs w:val="22"/>
          </w:rPr>
          <w:delText xml:space="preserve">It </w:delText>
        </w:r>
      </w:del>
      <w:del w:id="335" w:author="Jaeger, Florian" w:date="2022-10-28T15:15:00Z">
        <w:r w:rsidR="00AA1E6C" w:rsidDel="00A5426A">
          <w:rPr>
            <w:rFonts w:ascii="Times New Roman" w:hAnsi="Times New Roman" w:cs="Times New Roman"/>
            <w:sz w:val="22"/>
            <w:szCs w:val="22"/>
          </w:rPr>
          <w:delText xml:space="preserve">may be only after </w:delText>
        </w:r>
      </w:del>
      <w:del w:id="336" w:author="Jaeger, Florian" w:date="2022-10-28T15:02:00Z">
        <w:r w:rsidR="00AA1E6C" w:rsidDel="00A5426A">
          <w:rPr>
            <w:rFonts w:ascii="Times New Roman" w:hAnsi="Times New Roman" w:cs="Times New Roman"/>
            <w:sz w:val="22"/>
            <w:szCs w:val="22"/>
          </w:rPr>
          <w:delText xml:space="preserve">receiving </w:delText>
        </w:r>
      </w:del>
      <w:del w:id="337" w:author="Jaeger, Florian" w:date="2022-10-28T15:15:00Z">
        <w:r w:rsidR="00AA1E6C" w:rsidDel="00A5426A">
          <w:rPr>
            <w:rFonts w:ascii="Times New Roman" w:hAnsi="Times New Roman" w:cs="Times New Roman"/>
            <w:sz w:val="22"/>
            <w:szCs w:val="22"/>
          </w:rPr>
          <w:delText xml:space="preserve">a </w:delText>
        </w:r>
      </w:del>
      <w:del w:id="338" w:author="Jaeger, Florian" w:date="2022-10-28T15:03:00Z">
        <w:r w:rsidR="00AA1E6C" w:rsidDel="00A5426A">
          <w:rPr>
            <w:rFonts w:ascii="Times New Roman" w:hAnsi="Times New Roman" w:cs="Times New Roman"/>
            <w:sz w:val="22"/>
            <w:szCs w:val="22"/>
          </w:rPr>
          <w:delText>sizable amount of input</w:delText>
        </w:r>
      </w:del>
      <w:del w:id="339" w:author="Jaeger, Florian" w:date="2022-10-28T15:15:00Z">
        <w:r w:rsidR="00AA1E6C" w:rsidDel="00A5426A">
          <w:rPr>
            <w:rFonts w:ascii="Times New Roman" w:hAnsi="Times New Roman" w:cs="Times New Roman"/>
            <w:sz w:val="22"/>
            <w:szCs w:val="22"/>
          </w:rPr>
          <w:delText xml:space="preserve"> that </w:delText>
        </w:r>
      </w:del>
      <w:del w:id="340" w:author="Jaeger, Florian" w:date="2022-10-28T15:03:00Z">
        <w:r w:rsidR="00AA1E6C" w:rsidDel="00A5426A">
          <w:rPr>
            <w:rFonts w:ascii="Times New Roman" w:hAnsi="Times New Roman" w:cs="Times New Roman"/>
            <w:sz w:val="22"/>
            <w:szCs w:val="22"/>
          </w:rPr>
          <w:delText xml:space="preserve">they </w:delText>
        </w:r>
      </w:del>
      <w:del w:id="341" w:author="Jaeger, Florian" w:date="2022-10-28T15:15:00Z">
        <w:r w:rsidR="00AA1E6C" w:rsidDel="00A5426A">
          <w:rPr>
            <w:rFonts w:ascii="Times New Roman" w:hAnsi="Times New Roman" w:cs="Times New Roman"/>
            <w:sz w:val="22"/>
            <w:szCs w:val="22"/>
          </w:rPr>
          <w:delText>begin to engage</w:delText>
        </w:r>
      </w:del>
      <w:del w:id="342" w:author="Jaeger, Florian" w:date="2022-10-28T15:16:00Z">
        <w:r w:rsidR="00AA1E6C" w:rsidDel="00A5426A">
          <w:rPr>
            <w:rFonts w:ascii="Times New Roman" w:hAnsi="Times New Roman" w:cs="Times New Roman"/>
            <w:sz w:val="22"/>
            <w:szCs w:val="22"/>
          </w:rPr>
          <w:delText xml:space="preserve"> m</w:delText>
        </w:r>
      </w:del>
      <w:ins w:id="343" w:author="Jaeger, Florian" w:date="2022-10-28T15:29:00Z">
        <w:r w:rsidR="00A5426A">
          <w:rPr>
            <w:rFonts w:ascii="Times New Roman" w:hAnsi="Times New Roman" w:cs="Times New Roman"/>
            <w:sz w:val="22"/>
            <w:szCs w:val="22"/>
          </w:rPr>
          <w:t>mo</w:t>
        </w:r>
      </w:ins>
      <w:del w:id="344" w:author="Jaeger, Florian" w:date="2022-10-28T15:29:00Z">
        <w:r w:rsidR="00AA1E6C" w:rsidDel="00A5426A">
          <w:rPr>
            <w:rFonts w:ascii="Times New Roman" w:hAnsi="Times New Roman" w:cs="Times New Roman"/>
            <w:sz w:val="22"/>
            <w:szCs w:val="22"/>
          </w:rPr>
          <w:delText>o</w:delText>
        </w:r>
      </w:del>
      <w:r w:rsidR="00AA1E6C">
        <w:rPr>
          <w:rFonts w:ascii="Times New Roman" w:hAnsi="Times New Roman" w:cs="Times New Roman"/>
          <w:sz w:val="22"/>
          <w:szCs w:val="22"/>
        </w:rPr>
        <w:t>re flexible mechanisms</w:t>
      </w:r>
      <w:ins w:id="345" w:author="Jaeger, Florian" w:date="2022-10-28T15:15:00Z">
        <w:r w:rsidR="00A5426A">
          <w:rPr>
            <w:rFonts w:ascii="Times New Roman" w:hAnsi="Times New Roman" w:cs="Times New Roman"/>
            <w:sz w:val="22"/>
            <w:szCs w:val="22"/>
          </w:rPr>
          <w:t>,</w:t>
        </w:r>
      </w:ins>
      <w:r w:rsidR="00AA1E6C">
        <w:rPr>
          <w:rFonts w:ascii="Times New Roman" w:hAnsi="Times New Roman" w:cs="Times New Roman"/>
          <w:sz w:val="22"/>
          <w:szCs w:val="22"/>
        </w:rPr>
        <w:t xml:space="preserve"> </w:t>
      </w:r>
      <w:del w:id="346" w:author="Jaeger, Florian" w:date="2022-10-28T15:15:00Z">
        <w:r w:rsidR="00AA1E6C" w:rsidDel="00A5426A">
          <w:rPr>
            <w:rFonts w:ascii="Times New Roman" w:hAnsi="Times New Roman" w:cs="Times New Roman"/>
            <w:sz w:val="22"/>
            <w:szCs w:val="22"/>
          </w:rPr>
          <w:delText xml:space="preserve">that </w:delText>
        </w:r>
      </w:del>
      <w:ins w:id="347" w:author="Jaeger, Florian" w:date="2022-10-28T15:15:00Z">
        <w:r w:rsidR="00A5426A">
          <w:rPr>
            <w:rFonts w:ascii="Times New Roman" w:hAnsi="Times New Roman" w:cs="Times New Roman"/>
            <w:sz w:val="22"/>
            <w:szCs w:val="22"/>
          </w:rPr>
          <w:t>which</w:t>
        </w:r>
        <w:r w:rsidR="00A5426A">
          <w:rPr>
            <w:rFonts w:ascii="Times New Roman" w:hAnsi="Times New Roman" w:cs="Times New Roman"/>
            <w:sz w:val="22"/>
            <w:szCs w:val="22"/>
          </w:rPr>
          <w:t xml:space="preserve"> </w:t>
        </w:r>
      </w:ins>
      <w:del w:id="348" w:author="Jaeger, Florian" w:date="2022-10-28T15:04:00Z">
        <w:r w:rsidR="00AA1E6C" w:rsidDel="00A5426A">
          <w:rPr>
            <w:rFonts w:ascii="Times New Roman" w:hAnsi="Times New Roman" w:cs="Times New Roman"/>
            <w:sz w:val="22"/>
            <w:szCs w:val="22"/>
          </w:rPr>
          <w:delText xml:space="preserve">would </w:delText>
        </w:r>
      </w:del>
      <w:r w:rsidR="00AA1E6C">
        <w:rPr>
          <w:rFonts w:ascii="Times New Roman" w:hAnsi="Times New Roman" w:cs="Times New Roman"/>
          <w:sz w:val="22"/>
          <w:szCs w:val="22"/>
        </w:rPr>
        <w:t xml:space="preserve">ultimately </w:t>
      </w:r>
      <w:del w:id="349" w:author="Jaeger, Florian" w:date="2022-10-28T15:15:00Z">
        <w:r w:rsidR="00AA1E6C" w:rsidDel="00A5426A">
          <w:rPr>
            <w:rFonts w:ascii="Times New Roman" w:hAnsi="Times New Roman" w:cs="Times New Roman"/>
            <w:sz w:val="22"/>
            <w:szCs w:val="22"/>
          </w:rPr>
          <w:delText>lead to</w:delText>
        </w:r>
      </w:del>
      <w:ins w:id="350" w:author="Jaeger, Florian" w:date="2022-10-28T15:15:00Z">
        <w:r w:rsidR="00A5426A">
          <w:rPr>
            <w:rFonts w:ascii="Times New Roman" w:hAnsi="Times New Roman" w:cs="Times New Roman"/>
            <w:sz w:val="22"/>
            <w:szCs w:val="22"/>
          </w:rPr>
          <w:t xml:space="preserve">can support </w:t>
        </w:r>
      </w:ins>
      <w:del w:id="351" w:author="Jaeger, Florian" w:date="2022-10-28T15:15:00Z">
        <w:r w:rsidR="00AA1E6C" w:rsidDel="00A5426A">
          <w:rPr>
            <w:rFonts w:ascii="Times New Roman" w:hAnsi="Times New Roman" w:cs="Times New Roman"/>
            <w:sz w:val="22"/>
            <w:szCs w:val="22"/>
          </w:rPr>
          <w:delText xml:space="preserve"> a </w:delText>
        </w:r>
      </w:del>
      <w:r w:rsidR="00AA1E6C">
        <w:rPr>
          <w:rFonts w:ascii="Times New Roman" w:hAnsi="Times New Roman" w:cs="Times New Roman"/>
          <w:sz w:val="22"/>
          <w:szCs w:val="22"/>
        </w:rPr>
        <w:t xml:space="preserve">higher </w:t>
      </w:r>
      <w:del w:id="352" w:author="Jaeger, Florian" w:date="2022-10-28T15:15:00Z">
        <w:r w:rsidR="00AA1E6C" w:rsidDel="00A5426A">
          <w:rPr>
            <w:rFonts w:ascii="Times New Roman" w:hAnsi="Times New Roman" w:cs="Times New Roman"/>
            <w:sz w:val="22"/>
            <w:szCs w:val="22"/>
          </w:rPr>
          <w:delText>level of</w:delText>
        </w:r>
      </w:del>
      <w:ins w:id="353" w:author="Jaeger, Florian" w:date="2022-10-28T15:15:00Z">
        <w:r w:rsidR="00A5426A">
          <w:rPr>
            <w:rFonts w:ascii="Times New Roman" w:hAnsi="Times New Roman" w:cs="Times New Roman"/>
            <w:sz w:val="22"/>
            <w:szCs w:val="22"/>
          </w:rPr>
          <w:t>recognition</w:t>
        </w:r>
      </w:ins>
      <w:r w:rsidR="00AA1E6C">
        <w:rPr>
          <w:rFonts w:ascii="Times New Roman" w:hAnsi="Times New Roman" w:cs="Times New Roman"/>
          <w:sz w:val="22"/>
          <w:szCs w:val="22"/>
        </w:rPr>
        <w:t xml:space="preserve"> accuracy</w:t>
      </w:r>
      <w:ins w:id="354" w:author="Jaeger, Florian" w:date="2022-10-28T15:16:00Z">
        <w:r w:rsidR="00A5426A">
          <w:rPr>
            <w:rFonts w:ascii="Times New Roman" w:hAnsi="Times New Roman" w:cs="Times New Roman"/>
            <w:sz w:val="22"/>
            <w:szCs w:val="22"/>
          </w:rPr>
          <w:t xml:space="preserve">, </w:t>
        </w:r>
      </w:ins>
      <w:ins w:id="355" w:author="Jaeger, Florian" w:date="2022-10-28T15:30:00Z">
        <w:r w:rsidR="00A5426A">
          <w:rPr>
            <w:rFonts w:ascii="Times New Roman" w:hAnsi="Times New Roman" w:cs="Times New Roman"/>
            <w:sz w:val="22"/>
            <w:szCs w:val="22"/>
          </w:rPr>
          <w:t>would increasingly come to determine listeners’ b</w:t>
        </w:r>
      </w:ins>
      <w:ins w:id="356" w:author="Jaeger, Florian" w:date="2022-10-28T15:31:00Z">
        <w:r w:rsidR="00A5426A">
          <w:rPr>
            <w:rFonts w:ascii="Times New Roman" w:hAnsi="Times New Roman" w:cs="Times New Roman"/>
            <w:sz w:val="22"/>
            <w:szCs w:val="22"/>
          </w:rPr>
          <w:t>ehavior</w:t>
        </w:r>
      </w:ins>
      <w:r w:rsidR="00FB5960">
        <w:rPr>
          <w:rFonts w:ascii="Times New Roman" w:hAnsi="Times New Roman" w:cs="Times New Roman"/>
          <w:sz w:val="22"/>
          <w:szCs w:val="22"/>
        </w:rPr>
        <w:t>.</w:t>
      </w:r>
      <w:ins w:id="357" w:author="Jaeger, Florian" w:date="2022-10-28T15:18:00Z">
        <w:r w:rsidR="00A5426A">
          <w:rPr>
            <w:rFonts w:ascii="Times New Roman" w:hAnsi="Times New Roman" w:cs="Times New Roman"/>
            <w:sz w:val="22"/>
            <w:szCs w:val="22"/>
          </w:rPr>
          <w:t xml:space="preserve">^[In ASP, this </w:t>
        </w:r>
      </w:ins>
      <w:ins w:id="358" w:author="Jaeger, Florian" w:date="2022-10-28T15:23:00Z">
        <w:r w:rsidR="00A5426A">
          <w:rPr>
            <w:rFonts w:ascii="Times New Roman" w:hAnsi="Times New Roman" w:cs="Times New Roman"/>
            <w:sz w:val="22"/>
            <w:szCs w:val="22"/>
          </w:rPr>
          <w:t>is</w:t>
        </w:r>
      </w:ins>
      <w:ins w:id="359" w:author="Jaeger, Florian" w:date="2022-10-28T15:18:00Z">
        <w:r w:rsidR="00A5426A">
          <w:rPr>
            <w:rFonts w:ascii="Times New Roman" w:hAnsi="Times New Roman" w:cs="Times New Roman"/>
            <w:sz w:val="22"/>
            <w:szCs w:val="22"/>
          </w:rPr>
          <w:t xml:space="preserve"> most naturally be accounted for in terms of slow ‘learning rates’ for the more complex change model</w:t>
        </w:r>
      </w:ins>
      <w:ins w:id="360" w:author="Jaeger, Florian" w:date="2022-10-28T15:23:00Z">
        <w:r w:rsidR="00A5426A">
          <w:rPr>
            <w:rFonts w:ascii="Times New Roman" w:hAnsi="Times New Roman" w:cs="Times New Roman"/>
            <w:sz w:val="22"/>
            <w:szCs w:val="22"/>
          </w:rPr>
          <w:t xml:space="preserve"> (e.g., high $\kappa_[0,c]$s</w:t>
        </w:r>
      </w:ins>
      <w:ins w:id="361" w:author="Jaeger, Florian" w:date="2022-10-28T15:24:00Z">
        <w:r w:rsidR="00A5426A">
          <w:rPr>
            <w:rFonts w:ascii="Times New Roman" w:hAnsi="Times New Roman" w:cs="Times New Roman"/>
            <w:sz w:val="22"/>
            <w:szCs w:val="22"/>
          </w:rPr>
          <w:t xml:space="preserve"> and </w:t>
        </w:r>
        <w:r w:rsidR="00A5426A">
          <w:rPr>
            <w:rFonts w:ascii="Times New Roman" w:hAnsi="Times New Roman" w:cs="Times New Roman"/>
            <w:sz w:val="22"/>
            <w:szCs w:val="22"/>
          </w:rPr>
          <w:t>$\</w:t>
        </w:r>
        <w:r w:rsidR="00A5426A">
          <w:rPr>
            <w:rFonts w:ascii="Times New Roman" w:hAnsi="Times New Roman" w:cs="Times New Roman"/>
            <w:sz w:val="22"/>
            <w:szCs w:val="22"/>
          </w:rPr>
          <w:t>nu</w:t>
        </w:r>
        <w:r w:rsidR="00A5426A">
          <w:rPr>
            <w:rFonts w:ascii="Times New Roman" w:hAnsi="Times New Roman" w:cs="Times New Roman"/>
            <w:sz w:val="22"/>
            <w:szCs w:val="22"/>
          </w:rPr>
          <w:t>_[0,c]$s</w:t>
        </w:r>
        <w:r w:rsidR="00A5426A">
          <w:rPr>
            <w:rFonts w:ascii="Times New Roman" w:hAnsi="Times New Roman" w:cs="Times New Roman"/>
            <w:sz w:val="22"/>
            <w:szCs w:val="22"/>
          </w:rPr>
          <w:t xml:space="preserve"> for changes in representations)</w:t>
        </w:r>
      </w:ins>
      <w:ins w:id="362" w:author="Jaeger, Florian" w:date="2022-10-28T15:19:00Z">
        <w:r w:rsidR="00A5426A">
          <w:rPr>
            <w:rFonts w:ascii="Times New Roman" w:hAnsi="Times New Roman" w:cs="Times New Roman"/>
            <w:sz w:val="22"/>
            <w:szCs w:val="22"/>
          </w:rPr>
          <w:t>.</w:t>
        </w:r>
      </w:ins>
      <w:ins w:id="363" w:author="Jaeger, Florian" w:date="2022-10-28T15:18:00Z">
        <w:r w:rsidR="00A5426A">
          <w:rPr>
            <w:rFonts w:ascii="Times New Roman" w:hAnsi="Times New Roman" w:cs="Times New Roman"/>
            <w:sz w:val="22"/>
            <w:szCs w:val="22"/>
          </w:rPr>
          <w:t>]</w:t>
        </w:r>
      </w:ins>
      <w:r w:rsidR="00FB5960">
        <w:rPr>
          <w:rFonts w:ascii="Times New Roman" w:hAnsi="Times New Roman" w:cs="Times New Roman"/>
          <w:sz w:val="22"/>
          <w:szCs w:val="22"/>
        </w:rPr>
        <w:t xml:space="preserve"> </w:t>
      </w:r>
      <w:del w:id="364" w:author="Jaeger, Florian" w:date="2022-10-28T15:09:00Z">
        <w:r w:rsidR="00523F0F" w:rsidRPr="00EB69C9" w:rsidDel="00A5426A">
          <w:rPr>
            <w:rFonts w:ascii="Times New Roman" w:hAnsi="Times New Roman" w:cs="Times New Roman"/>
            <w:sz w:val="22"/>
            <w:szCs w:val="22"/>
          </w:rPr>
          <w:delText xml:space="preserve">This </w:delText>
        </w:r>
      </w:del>
      <w:ins w:id="365" w:author="Jaeger, Florian" w:date="2022-10-28T15:09:00Z">
        <w:r w:rsidR="00A5426A">
          <w:rPr>
            <w:rFonts w:ascii="Times New Roman" w:hAnsi="Times New Roman" w:cs="Times New Roman"/>
            <w:sz w:val="22"/>
            <w:szCs w:val="22"/>
          </w:rPr>
          <w:t>Such an</w:t>
        </w:r>
        <w:r w:rsidR="00A5426A" w:rsidRPr="00EB69C9">
          <w:rPr>
            <w:rFonts w:ascii="Times New Roman" w:hAnsi="Times New Roman" w:cs="Times New Roman"/>
            <w:sz w:val="22"/>
            <w:szCs w:val="22"/>
          </w:rPr>
          <w:t xml:space="preserve"> </w:t>
        </w:r>
      </w:ins>
      <w:ins w:id="366" w:author="Jaeger, Florian" w:date="2022-10-28T15:05:00Z">
        <w:r w:rsidR="00A5426A">
          <w:rPr>
            <w:rFonts w:ascii="Times New Roman" w:hAnsi="Times New Roman" w:cs="Times New Roman"/>
            <w:sz w:val="22"/>
            <w:szCs w:val="22"/>
          </w:rPr>
          <w:t xml:space="preserve">approach </w:t>
        </w:r>
      </w:ins>
      <w:ins w:id="367" w:author="Jaeger, Florian" w:date="2022-10-28T15:17:00Z">
        <w:r w:rsidR="00A5426A">
          <w:rPr>
            <w:rFonts w:ascii="Times New Roman" w:hAnsi="Times New Roman" w:cs="Times New Roman"/>
            <w:sz w:val="22"/>
            <w:szCs w:val="22"/>
          </w:rPr>
          <w:t xml:space="preserve">to inter-talker variability </w:t>
        </w:r>
      </w:ins>
      <w:r w:rsidR="00523F0F" w:rsidRPr="00EB69C9">
        <w:rPr>
          <w:rFonts w:ascii="Times New Roman" w:hAnsi="Times New Roman" w:cs="Times New Roman"/>
          <w:sz w:val="22"/>
          <w:szCs w:val="22"/>
        </w:rPr>
        <w:t xml:space="preserve">would reduce the risk of </w:t>
      </w:r>
      <w:del w:id="368" w:author="Jaeger, Florian" w:date="2022-10-28T15:32:00Z">
        <w:r w:rsidR="00523F0F" w:rsidRPr="00EB69C9" w:rsidDel="00A5426A">
          <w:rPr>
            <w:rFonts w:ascii="Times New Roman" w:hAnsi="Times New Roman" w:cs="Times New Roman"/>
            <w:sz w:val="22"/>
            <w:szCs w:val="22"/>
          </w:rPr>
          <w:delText xml:space="preserve">continuously </w:delText>
        </w:r>
      </w:del>
      <w:r w:rsidR="00523F0F" w:rsidRPr="00EB69C9">
        <w:rPr>
          <w:rFonts w:ascii="Times New Roman" w:hAnsi="Times New Roman" w:cs="Times New Roman"/>
          <w:sz w:val="22"/>
          <w:szCs w:val="22"/>
        </w:rPr>
        <w:t xml:space="preserve">overfitting parameters to the input, a risk that applies more strongly to change models with </w:t>
      </w:r>
      <w:r w:rsidR="00FB5960">
        <w:rPr>
          <w:rFonts w:ascii="Times New Roman" w:hAnsi="Times New Roman" w:cs="Times New Roman"/>
          <w:sz w:val="22"/>
          <w:szCs w:val="22"/>
        </w:rPr>
        <w:t xml:space="preserve">a larger number of </w:t>
      </w:r>
      <w:r w:rsidR="00523F0F" w:rsidRPr="00EB69C9">
        <w:rPr>
          <w:rFonts w:ascii="Times New Roman" w:hAnsi="Times New Roman" w:cs="Times New Roman"/>
          <w:sz w:val="22"/>
          <w:szCs w:val="22"/>
        </w:rPr>
        <w:t>parameters [for discussion, see @apfelbaum-mcmurray2015; @kleinschmidt-jaeger2015; @toscano-mcmurray2010].</w:t>
      </w:r>
      <w:r w:rsidR="00DB594E">
        <w:rPr>
          <w:rFonts w:ascii="Times New Roman" w:hAnsi="Times New Roman" w:cs="Times New Roman"/>
          <w:sz w:val="22"/>
          <w:szCs w:val="22"/>
        </w:rPr>
        <w:t xml:space="preserve"> </w:t>
      </w:r>
      <w:ins w:id="369" w:author="Jaeger, Florian" w:date="2022-10-28T15:33:00Z">
        <w:r w:rsidR="00A5426A">
          <w:rPr>
            <w:rFonts w:ascii="Times New Roman" w:hAnsi="Times New Roman" w:cs="Times New Roman"/>
            <w:sz w:val="22"/>
            <w:szCs w:val="22"/>
          </w:rPr>
          <w:t>Similarly, it is</w:t>
        </w:r>
      </w:ins>
      <w:ins w:id="370" w:author="Jaeger, Florian" w:date="2022-10-28T15:32:00Z">
        <w:r w:rsidR="00A5426A">
          <w:rPr>
            <w:rFonts w:ascii="Times New Roman" w:hAnsi="Times New Roman" w:cs="Times New Roman"/>
            <w:sz w:val="22"/>
            <w:szCs w:val="22"/>
          </w:rPr>
          <w:t xml:space="preserve"> possible that </w:t>
        </w:r>
      </w:ins>
      <w:ins w:id="371" w:author="Kurumada, Chigusa" w:date="2022-10-22T17:27:00Z">
        <w:del w:id="372" w:author="Jaeger, Florian" w:date="2022-10-28T15:25:00Z">
          <w:r w:rsidR="00AA1E6C" w:rsidDel="00A5426A">
            <w:rPr>
              <w:rFonts w:ascii="Times New Roman" w:hAnsi="Times New Roman" w:cs="Times New Roman"/>
              <w:sz w:val="22"/>
              <w:szCs w:val="22"/>
            </w:rPr>
            <w:delText xml:space="preserve">An optimal solution to keep the balance between the </w:delText>
          </w:r>
        </w:del>
      </w:ins>
      <w:del w:id="373" w:author="Jaeger, Florian" w:date="2022-10-28T15:25:00Z">
        <w:r w:rsidR="00DB594E" w:rsidDel="00A5426A">
          <w:rPr>
            <w:rFonts w:ascii="Times New Roman" w:hAnsi="Times New Roman" w:cs="Times New Roman"/>
            <w:sz w:val="22"/>
            <w:szCs w:val="22"/>
          </w:rPr>
          <w:delText>Similarly</w:delText>
        </w:r>
      </w:del>
      <w:ins w:id="374" w:author="Kurumada, Chigusa" w:date="2022-10-22T17:27:00Z">
        <w:del w:id="375" w:author="Jaeger, Florian" w:date="2022-10-28T15:25:00Z">
          <w:r w:rsidR="00AA1E6C" w:rsidDel="00A5426A">
            <w:rPr>
              <w:rFonts w:ascii="Times New Roman" w:hAnsi="Times New Roman" w:cs="Times New Roman"/>
              <w:sz w:val="22"/>
              <w:szCs w:val="22"/>
            </w:rPr>
            <w:delText>risk and</w:delText>
          </w:r>
        </w:del>
      </w:ins>
      <w:ins w:id="376" w:author="Kurumada, Chigusa" w:date="2022-10-22T17:28:00Z">
        <w:del w:id="377" w:author="Jaeger, Florian" w:date="2022-10-28T15:25:00Z">
          <w:r w:rsidR="00AA1E6C" w:rsidDel="00A5426A">
            <w:rPr>
              <w:rFonts w:ascii="Times New Roman" w:hAnsi="Times New Roman" w:cs="Times New Roman"/>
              <w:sz w:val="22"/>
              <w:szCs w:val="22"/>
            </w:rPr>
            <w:delText xml:space="preserve"> benefit can</w:delText>
          </w:r>
        </w:del>
      </w:ins>
      <w:ins w:id="378" w:author="Jaeger, Florian" w:date="2022-10-28T15:25:00Z">
        <w:r w:rsidR="00A5426A">
          <w:rPr>
            <w:rFonts w:ascii="Times New Roman" w:hAnsi="Times New Roman" w:cs="Times New Roman"/>
            <w:sz w:val="22"/>
            <w:szCs w:val="22"/>
          </w:rPr>
          <w:t>th</w:t>
        </w:r>
      </w:ins>
      <w:ins w:id="379" w:author="Jaeger, Florian" w:date="2022-10-28T15:33:00Z">
        <w:r w:rsidR="00A5426A">
          <w:rPr>
            <w:rFonts w:ascii="Times New Roman" w:hAnsi="Times New Roman" w:cs="Times New Roman"/>
            <w:sz w:val="22"/>
            <w:szCs w:val="22"/>
          </w:rPr>
          <w:t xml:space="preserve">e relative engagement of </w:t>
        </w:r>
      </w:ins>
      <w:ins w:id="380" w:author="Jaeger, Florian" w:date="2022-10-28T15:34:00Z">
        <w:r w:rsidR="00A5426A">
          <w:rPr>
            <w:rFonts w:ascii="Times New Roman" w:hAnsi="Times New Roman" w:cs="Times New Roman"/>
            <w:sz w:val="22"/>
            <w:szCs w:val="22"/>
          </w:rPr>
          <w:t>different change mechanisms depen</w:t>
        </w:r>
      </w:ins>
      <w:ins w:id="381" w:author="Kurumada, Chigusa" w:date="2022-10-22T17:28:00Z">
        <w:del w:id="382" w:author="Jaeger, Florian" w:date="2022-10-28T15:33:00Z">
          <w:r w:rsidR="00AA1E6C" w:rsidDel="00A5426A">
            <w:rPr>
              <w:rFonts w:ascii="Times New Roman" w:hAnsi="Times New Roman" w:cs="Times New Roman"/>
              <w:sz w:val="22"/>
              <w:szCs w:val="22"/>
            </w:rPr>
            <w:delText xml:space="preserve"> </w:delText>
          </w:r>
        </w:del>
      </w:ins>
      <w:del w:id="383" w:author="Jaeger, Florian" w:date="2022-10-28T15:34:00Z">
        <w:r w:rsidR="00DB594E" w:rsidDel="00A5426A">
          <w:rPr>
            <w:rFonts w:ascii="Times New Roman" w:hAnsi="Times New Roman" w:cs="Times New Roman"/>
            <w:sz w:val="22"/>
            <w:szCs w:val="22"/>
          </w:rPr>
          <w:delText>, it is possible that the relative engagement of the different mechanisms might depen</w:delText>
        </w:r>
      </w:del>
      <w:r w:rsidR="00DB594E">
        <w:rPr>
          <w:rFonts w:ascii="Times New Roman" w:hAnsi="Times New Roman" w:cs="Times New Roman"/>
          <w:sz w:val="22"/>
          <w:szCs w:val="22"/>
        </w:rPr>
        <w:t>d</w:t>
      </w:r>
      <w:ins w:id="384" w:author="Jaeger, Florian" w:date="2022-10-28T15:34:00Z">
        <w:r w:rsidR="00A5426A">
          <w:rPr>
            <w:rFonts w:ascii="Times New Roman" w:hAnsi="Times New Roman" w:cs="Times New Roman"/>
            <w:sz w:val="22"/>
            <w:szCs w:val="22"/>
          </w:rPr>
          <w:t>s</w:t>
        </w:r>
      </w:ins>
      <w:r w:rsidR="00DB594E">
        <w:rPr>
          <w:rFonts w:ascii="Times New Roman" w:hAnsi="Times New Roman" w:cs="Times New Roman"/>
          <w:sz w:val="22"/>
          <w:szCs w:val="22"/>
        </w:rPr>
        <w:t xml:space="preserve"> on</w:t>
      </w:r>
      <w:ins w:id="385" w:author="Kurumada, Chigusa" w:date="2022-10-22T17:28:00Z">
        <w:r w:rsidR="00AA1E6C">
          <w:rPr>
            <w:rFonts w:ascii="Times New Roman" w:hAnsi="Times New Roman" w:cs="Times New Roman"/>
            <w:sz w:val="22"/>
            <w:szCs w:val="22"/>
          </w:rPr>
          <w:t xml:space="preserve"> </w:t>
        </w:r>
        <w:del w:id="386" w:author="Jaeger, Florian" w:date="2022-10-28T15:26:00Z">
          <w:r w:rsidR="00AA1E6C" w:rsidDel="00A5426A">
            <w:rPr>
              <w:rFonts w:ascii="Times New Roman" w:hAnsi="Times New Roman" w:cs="Times New Roman"/>
              <w:sz w:val="22"/>
              <w:szCs w:val="22"/>
            </w:rPr>
            <w:delText xml:space="preserve">listeners’ </w:delText>
          </w:r>
          <w:r w:rsidR="00AA1E6C" w:rsidRPr="00AA1E6C" w:rsidDel="00A5426A">
            <w:rPr>
              <w:rFonts w:ascii="Times New Roman" w:hAnsi="Times New Roman" w:cs="Times New Roman"/>
              <w:i/>
              <w:iCs/>
              <w:sz w:val="22"/>
              <w:szCs w:val="22"/>
              <w:rPrChange w:id="387" w:author="Kurumada, Chigusa" w:date="2022-10-22T17:28:00Z">
                <w:rPr>
                  <w:rFonts w:ascii="Times New Roman" w:hAnsi="Times New Roman" w:cs="Times New Roman"/>
                  <w:sz w:val="22"/>
                  <w:szCs w:val="22"/>
                </w:rPr>
              </w:rPrChange>
            </w:rPr>
            <w:delText>a priori</w:delText>
          </w:r>
          <w:r w:rsidR="00AA1E6C" w:rsidDel="00A5426A">
            <w:rPr>
              <w:rFonts w:ascii="Times New Roman" w:hAnsi="Times New Roman" w:cs="Times New Roman"/>
              <w:sz w:val="22"/>
              <w:szCs w:val="22"/>
            </w:rPr>
            <w:delText xml:space="preserve"> expectations and the actual </w:delText>
          </w:r>
        </w:del>
      </w:ins>
      <w:ins w:id="388" w:author="Kurumada, Chigusa" w:date="2022-10-22T17:29:00Z">
        <w:del w:id="389" w:author="Jaeger, Florian" w:date="2022-10-28T15:26:00Z">
          <w:r w:rsidR="00AA1E6C" w:rsidDel="00A5426A">
            <w:rPr>
              <w:rFonts w:ascii="Times New Roman" w:hAnsi="Times New Roman" w:cs="Times New Roman"/>
              <w:sz w:val="22"/>
              <w:szCs w:val="22"/>
            </w:rPr>
            <w:delText xml:space="preserve">input, and can thus depend on </w:delText>
          </w:r>
        </w:del>
        <w:r w:rsidR="00AA1E6C">
          <w:rPr>
            <w:rFonts w:ascii="Times New Roman" w:hAnsi="Times New Roman" w:cs="Times New Roman"/>
            <w:sz w:val="22"/>
            <w:szCs w:val="22"/>
          </w:rPr>
          <w:t xml:space="preserve">the </w:t>
        </w:r>
      </w:ins>
      <w:del w:id="390" w:author="Kurumada, Chigusa" w:date="2022-10-22T17:28:00Z">
        <w:r w:rsidR="00DB594E" w:rsidDel="00AA1E6C">
          <w:rPr>
            <w:rFonts w:ascii="Times New Roman" w:hAnsi="Times New Roman" w:cs="Times New Roman"/>
            <w:sz w:val="22"/>
            <w:szCs w:val="22"/>
          </w:rPr>
          <w:delText xml:space="preserve"> </w:delText>
        </w:r>
      </w:del>
      <w:del w:id="391" w:author="Kurumada, Chigusa" w:date="2022-10-22T17:29:00Z">
        <w:r w:rsidR="00DB594E" w:rsidDel="00AA1E6C">
          <w:rPr>
            <w:rFonts w:ascii="Times New Roman" w:hAnsi="Times New Roman" w:cs="Times New Roman"/>
            <w:sz w:val="22"/>
            <w:szCs w:val="22"/>
          </w:rPr>
          <w:delText xml:space="preserve">the </w:delText>
        </w:r>
      </w:del>
      <w:r w:rsidR="00DB594E">
        <w:rPr>
          <w:rFonts w:ascii="Times New Roman" w:hAnsi="Times New Roman" w:cs="Times New Roman"/>
          <w:sz w:val="22"/>
          <w:szCs w:val="22"/>
        </w:rPr>
        <w:t>type of phonetic contrast, or even the type of cue</w:t>
      </w:r>
      <w:ins w:id="392" w:author="Jaeger, Florian" w:date="2022-10-28T15:35:00Z">
        <w:r w:rsidR="00A5426A">
          <w:rPr>
            <w:rFonts w:ascii="Times New Roman" w:hAnsi="Times New Roman" w:cs="Times New Roman"/>
            <w:sz w:val="22"/>
            <w:szCs w:val="22"/>
          </w:rPr>
          <w:t xml:space="preserve">. This would be expected, for example, because </w:t>
        </w:r>
      </w:ins>
      <w:ins w:id="393" w:author="Jaeger, Florian" w:date="2022-10-28T15:40:00Z">
        <w:r w:rsidR="00A5426A">
          <w:rPr>
            <w:rFonts w:ascii="Times New Roman" w:hAnsi="Times New Roman" w:cs="Times New Roman"/>
            <w:sz w:val="22"/>
            <w:szCs w:val="22"/>
          </w:rPr>
          <w:t xml:space="preserve">different </w:t>
        </w:r>
      </w:ins>
      <w:ins w:id="394" w:author="Jaeger, Florian" w:date="2022-10-28T15:35:00Z">
        <w:r w:rsidR="00A5426A">
          <w:rPr>
            <w:rFonts w:ascii="Times New Roman" w:hAnsi="Times New Roman" w:cs="Times New Roman"/>
            <w:sz w:val="22"/>
            <w:szCs w:val="22"/>
          </w:rPr>
          <w:t>types of cues exhibit different</w:t>
        </w:r>
      </w:ins>
      <w:ins w:id="395" w:author="Jaeger, Florian" w:date="2022-10-28T15:36:00Z">
        <w:r w:rsidR="00A5426A">
          <w:rPr>
            <w:rFonts w:ascii="Times New Roman" w:hAnsi="Times New Roman" w:cs="Times New Roman"/>
            <w:sz w:val="22"/>
            <w:szCs w:val="22"/>
          </w:rPr>
          <w:t xml:space="preserve"> degrees of within- and between-talker variability</w:t>
        </w:r>
      </w:ins>
      <w:r w:rsidR="00DB594E">
        <w:rPr>
          <w:rFonts w:ascii="Times New Roman" w:hAnsi="Times New Roman" w:cs="Times New Roman"/>
          <w:sz w:val="22"/>
          <w:szCs w:val="22"/>
        </w:rPr>
        <w:t xml:space="preserve"> [see discussions in @kleinschmidt-jaeger2015, p. 179</w:t>
      </w:r>
      <w:r w:rsidR="00156BD8">
        <w:rPr>
          <w:rFonts w:ascii="Times New Roman" w:hAnsi="Times New Roman" w:cs="Times New Roman"/>
          <w:sz w:val="22"/>
          <w:szCs w:val="22"/>
        </w:rPr>
        <w:t>-180</w:t>
      </w:r>
      <w:r w:rsidR="00DB594E">
        <w:rPr>
          <w:rFonts w:ascii="Times New Roman" w:hAnsi="Times New Roman" w:cs="Times New Roman"/>
          <w:sz w:val="22"/>
          <w:szCs w:val="22"/>
        </w:rPr>
        <w:t xml:space="preserve">; </w:t>
      </w:r>
      <w:r w:rsidR="00F01856">
        <w:rPr>
          <w:rFonts w:ascii="Times New Roman" w:hAnsi="Times New Roman" w:cs="Times New Roman"/>
          <w:sz w:val="22"/>
          <w:szCs w:val="22"/>
        </w:rPr>
        <w:t xml:space="preserve">@kraljic-samuel2007; </w:t>
      </w:r>
      <w:r w:rsidR="00DB594E">
        <w:rPr>
          <w:rFonts w:ascii="Times New Roman" w:hAnsi="Times New Roman" w:cs="Times New Roman"/>
          <w:sz w:val="22"/>
          <w:szCs w:val="22"/>
        </w:rPr>
        <w:t>@xie2021cognition].</w:t>
      </w:r>
      <w:r w:rsidR="004C3F50">
        <w:rPr>
          <w:rFonts w:ascii="Times New Roman" w:hAnsi="Times New Roman" w:cs="Times New Roman"/>
          <w:sz w:val="22"/>
          <w:szCs w:val="22"/>
        </w:rPr>
        <w:t xml:space="preserve"> </w:t>
      </w:r>
    </w:p>
    <w:p w14:paraId="183B52CD" w14:textId="050764D9" w:rsidR="00BB6E49" w:rsidRPr="00BB6E49" w:rsidRDefault="00BB6E49" w:rsidP="00BB6E49">
      <w:pPr>
        <w:pStyle w:val="FirstParagraph"/>
        <w:rPr>
          <w:ins w:id="396" w:author="Jaeger, Florian" w:date="2022-10-21T16:50:00Z"/>
          <w:rFonts w:ascii="Times New Roman" w:hAnsi="Times New Roman" w:cs="Times New Roman"/>
          <w:sz w:val="22"/>
          <w:szCs w:val="22"/>
        </w:rPr>
        <w:pPrChange w:id="397" w:author="Jaeger, Florian" w:date="2022-10-28T16:39:00Z">
          <w:pPr>
            <w:autoSpaceDE w:val="0"/>
            <w:autoSpaceDN w:val="0"/>
            <w:adjustRightInd w:val="0"/>
            <w:spacing w:after="0"/>
          </w:pPr>
        </w:pPrChange>
      </w:pPr>
      <w:ins w:id="398" w:author="Jaeger, Florian" w:date="2022-10-28T16:38:00Z">
        <w:r>
          <w:rPr>
            <w:rFonts w:ascii="Times New Roman" w:hAnsi="Times New Roman" w:cs="Times New Roman"/>
            <w:sz w:val="22"/>
            <w:szCs w:val="22"/>
          </w:rPr>
          <w:t>H</w:t>
        </w:r>
      </w:ins>
      <w:ins w:id="399" w:author="Jaeger, Florian" w:date="2022-10-28T16:37:00Z">
        <w:r w:rsidRPr="00B43D9C">
          <w:rPr>
            <w:rFonts w:ascii="Times New Roman" w:hAnsi="Times New Roman" w:cs="Times New Roman"/>
            <w:sz w:val="22"/>
            <w:szCs w:val="22"/>
          </w:rPr>
          <w:t xml:space="preserve">owever, the paradigms and analyses commonly employed in the study of adaptive speech perception are not well-suited to address </w:t>
        </w:r>
      </w:ins>
      <w:ins w:id="400" w:author="Jaeger, Florian" w:date="2022-10-28T16:38:00Z">
        <w:r>
          <w:rPr>
            <w:rFonts w:ascii="Times New Roman" w:hAnsi="Times New Roman" w:cs="Times New Roman"/>
            <w:sz w:val="22"/>
            <w:szCs w:val="22"/>
          </w:rPr>
          <w:t xml:space="preserve">these </w:t>
        </w:r>
      </w:ins>
      <w:ins w:id="401" w:author="Jaeger, Florian" w:date="2022-10-28T16:37:00Z">
        <w:r w:rsidRPr="00B43D9C">
          <w:rPr>
            <w:rFonts w:ascii="Times New Roman" w:hAnsi="Times New Roman" w:cs="Times New Roman"/>
            <w:sz w:val="22"/>
            <w:szCs w:val="22"/>
          </w:rPr>
          <w:t xml:space="preserve">questions. This </w:t>
        </w:r>
        <w:r>
          <w:rPr>
            <w:rFonts w:ascii="Times New Roman" w:hAnsi="Times New Roman" w:cs="Times New Roman"/>
            <w:sz w:val="22"/>
            <w:szCs w:val="22"/>
          </w:rPr>
          <w:t xml:space="preserve">issue </w:t>
        </w:r>
        <w:r w:rsidRPr="00B43D9C">
          <w:rPr>
            <w:rFonts w:ascii="Times New Roman" w:hAnsi="Times New Roman" w:cs="Times New Roman"/>
            <w:sz w:val="22"/>
            <w:szCs w:val="22"/>
          </w:rPr>
          <w:t xml:space="preserve">is most obvious for the behavioral paradigms we have discussed in our case studies: if a paradigm cannot distinguish between three mechanisms _even if one assumes that only one of these mechanisms is at work_, that paradigm cannot </w:t>
        </w:r>
        <w:r>
          <w:rPr>
            <w:rFonts w:ascii="Times New Roman" w:hAnsi="Times New Roman" w:cs="Times New Roman"/>
            <w:sz w:val="22"/>
            <w:szCs w:val="22"/>
          </w:rPr>
          <w:t xml:space="preserve">possibly </w:t>
        </w:r>
        <w:r w:rsidRPr="00B43D9C">
          <w:rPr>
            <w:rFonts w:ascii="Times New Roman" w:hAnsi="Times New Roman" w:cs="Times New Roman"/>
            <w:sz w:val="22"/>
            <w:szCs w:val="22"/>
          </w:rPr>
          <w:t xml:space="preserve">determine the relative engagement of </w:t>
        </w:r>
        <w:r>
          <w:rPr>
            <w:rFonts w:ascii="Times New Roman" w:hAnsi="Times New Roman" w:cs="Times New Roman"/>
            <w:sz w:val="22"/>
            <w:szCs w:val="22"/>
          </w:rPr>
          <w:t>multiple</w:t>
        </w:r>
        <w:r w:rsidRPr="00B43D9C">
          <w:rPr>
            <w:rFonts w:ascii="Times New Roman" w:hAnsi="Times New Roman" w:cs="Times New Roman"/>
            <w:sz w:val="22"/>
            <w:szCs w:val="22"/>
          </w:rPr>
          <w:t xml:space="preserve"> mechanisms.</w:t>
        </w:r>
        <w:r>
          <w:rPr>
            <w:rFonts w:ascii="Times New Roman" w:hAnsi="Times New Roman" w:cs="Times New Roman"/>
            <w:sz w:val="22"/>
            <w:szCs w:val="22"/>
          </w:rPr>
          <w:t xml:space="preserve"> However, neuro-imaging studies are not exempt from this issue. While such studies might determine the involvement of multiple brain regions, they leave open what types of computations are performed in each brain region. It is not known, for example, whether pre-cortical areas involved in auditory processing are necessarily restricted to normalization or whether these areas can take into category identity [e.g., through documented feedback projections from cortical areas, @REF]. Similarly, it is an open question whether differential activation of early cortical areas indicates changes in category representations or normalization [e.g., the involvement of Heschel’s gyrus in adaptive speech perception, @REF].</w:t>
        </w:r>
      </w:ins>
      <w:ins w:id="402" w:author="Jaeger, Florian" w:date="2022-10-28T16:39:00Z">
        <w:r>
          <w:rPr>
            <w:rFonts w:ascii="Times New Roman" w:hAnsi="Times New Roman" w:cs="Times New Roman"/>
            <w:sz w:val="22"/>
            <w:szCs w:val="22"/>
          </w:rPr>
          <w:t xml:space="preserve"> </w:t>
        </w:r>
      </w:ins>
      <w:ins w:id="403" w:author="Jaeger, Florian" w:date="2022-10-28T16:27:00Z">
        <w:r>
          <w:rPr>
            <w:rFonts w:ascii="Times New Roman" w:hAnsi="Times New Roman" w:cs="Times New Roman"/>
            <w:sz w:val="22"/>
            <w:szCs w:val="22"/>
          </w:rPr>
          <w:t xml:space="preserve">These observations about the current state of the field motivate the recommendations we present next. </w:t>
        </w:r>
      </w:ins>
    </w:p>
    <w:p w14:paraId="1436FB19" w14:textId="0EEF7108" w:rsidR="0030016B" w:rsidDel="00BB6E49" w:rsidRDefault="00AA1E6C">
      <w:pPr>
        <w:autoSpaceDE w:val="0"/>
        <w:autoSpaceDN w:val="0"/>
        <w:adjustRightInd w:val="0"/>
        <w:spacing w:after="0"/>
        <w:rPr>
          <w:del w:id="404" w:author="Jaeger, Florian" w:date="2022-10-28T16:24:00Z"/>
          <w:rFonts w:ascii="Times New Roman" w:hAnsi="Times New Roman" w:cs="Times New Roman"/>
          <w:sz w:val="22"/>
          <w:szCs w:val="22"/>
        </w:rPr>
      </w:pPr>
      <w:ins w:id="405" w:author="Kurumada, Chigusa" w:date="2022-10-22T17:30:00Z">
        <w:del w:id="406" w:author="Jaeger, Florian" w:date="2022-10-28T16:23:00Z">
          <w:r w:rsidDel="00BB6E49">
            <w:rPr>
              <w:rFonts w:ascii="Times New Roman" w:hAnsi="Times New Roman" w:cs="Times New Roman"/>
              <w:sz w:val="22"/>
              <w:szCs w:val="22"/>
            </w:rPr>
            <w:delText xml:space="preserve">In summary, </w:delText>
          </w:r>
        </w:del>
      </w:ins>
      <w:ins w:id="407" w:author="Kurumada, Chigusa" w:date="2022-10-22T17:51:00Z">
        <w:del w:id="408" w:author="Jaeger, Florian" w:date="2022-10-28T16:23:00Z">
          <w:r w:rsidR="000A005A" w:rsidDel="00BB6E49">
            <w:rPr>
              <w:rFonts w:ascii="Times New Roman" w:hAnsi="Times New Roman" w:cs="Times New Roman"/>
              <w:sz w:val="22"/>
              <w:szCs w:val="22"/>
            </w:rPr>
            <w:delText xml:space="preserve">given the heterogeneous sources of variability present in </w:delText>
          </w:r>
        </w:del>
        <w:del w:id="409" w:author="Jaeger, Florian" w:date="2022-10-28T15:36:00Z">
          <w:r w:rsidR="000A005A" w:rsidDel="00A5426A">
            <w:rPr>
              <w:rFonts w:ascii="Times New Roman" w:hAnsi="Times New Roman" w:cs="Times New Roman"/>
              <w:sz w:val="22"/>
              <w:szCs w:val="22"/>
            </w:rPr>
            <w:delText xml:space="preserve">the </w:delText>
          </w:r>
        </w:del>
        <w:del w:id="410" w:author="Jaeger, Florian" w:date="2022-10-28T16:23:00Z">
          <w:r w:rsidR="000A005A" w:rsidDel="00BB6E49">
            <w:rPr>
              <w:rFonts w:ascii="Times New Roman" w:hAnsi="Times New Roman" w:cs="Times New Roman"/>
              <w:sz w:val="22"/>
              <w:szCs w:val="22"/>
            </w:rPr>
            <w:delText>human speech</w:delText>
          </w:r>
        </w:del>
      </w:ins>
      <w:ins w:id="411" w:author="Kurumada, Chigusa" w:date="2022-10-22T17:52:00Z">
        <w:del w:id="412" w:author="Jaeger, Florian" w:date="2022-10-28T16:23:00Z">
          <w:r w:rsidR="000A005A" w:rsidDel="00BB6E49">
            <w:rPr>
              <w:rFonts w:ascii="Times New Roman" w:hAnsi="Times New Roman" w:cs="Times New Roman"/>
              <w:sz w:val="22"/>
              <w:szCs w:val="22"/>
            </w:rPr>
            <w:delText xml:space="preserve"> perception</w:delText>
          </w:r>
        </w:del>
      </w:ins>
      <w:ins w:id="413" w:author="Kurumada, Chigusa" w:date="2022-10-22T17:51:00Z">
        <w:del w:id="414" w:author="Jaeger, Florian" w:date="2022-10-28T16:23:00Z">
          <w:r w:rsidR="000A005A" w:rsidDel="00BB6E49">
            <w:rPr>
              <w:rFonts w:ascii="Times New Roman" w:hAnsi="Times New Roman" w:cs="Times New Roman"/>
              <w:sz w:val="22"/>
              <w:szCs w:val="22"/>
            </w:rPr>
            <w:delText xml:space="preserve">, </w:delText>
          </w:r>
        </w:del>
      </w:ins>
      <w:ins w:id="415" w:author="Kurumada, Chigusa" w:date="2022-10-22T17:32:00Z">
        <w:del w:id="416" w:author="Jaeger, Florian" w:date="2022-10-28T16:23:00Z">
          <w:r w:rsidDel="00BB6E49">
            <w:rPr>
              <w:rFonts w:ascii="Times New Roman" w:hAnsi="Times New Roman" w:cs="Times New Roman"/>
              <w:sz w:val="22"/>
              <w:szCs w:val="22"/>
            </w:rPr>
            <w:delText xml:space="preserve">it is highly unlikely </w:delText>
          </w:r>
        </w:del>
      </w:ins>
      <w:ins w:id="417" w:author="Kurumada, Chigusa" w:date="2022-10-22T17:53:00Z">
        <w:del w:id="418" w:author="Jaeger, Florian" w:date="2022-10-28T16:23:00Z">
          <w:r w:rsidR="000A005A" w:rsidDel="00BB6E49">
            <w:rPr>
              <w:rFonts w:ascii="Times New Roman" w:hAnsi="Times New Roman" w:cs="Times New Roman"/>
              <w:sz w:val="22"/>
              <w:szCs w:val="22"/>
            </w:rPr>
            <w:delText>for</w:delText>
          </w:r>
        </w:del>
      </w:ins>
      <w:ins w:id="419" w:author="Kurumada, Chigusa" w:date="2022-10-22T17:32:00Z">
        <w:del w:id="420" w:author="Jaeger, Florian" w:date="2022-10-28T16:23:00Z">
          <w:r w:rsidDel="00BB6E49">
            <w:rPr>
              <w:rFonts w:ascii="Times New Roman" w:hAnsi="Times New Roman" w:cs="Times New Roman"/>
              <w:sz w:val="22"/>
              <w:szCs w:val="22"/>
            </w:rPr>
            <w:delText xml:space="preserve"> </w:delText>
          </w:r>
        </w:del>
      </w:ins>
      <w:ins w:id="421" w:author="Kurumada, Chigusa" w:date="2022-10-22T17:41:00Z">
        <w:del w:id="422" w:author="Jaeger, Florian" w:date="2022-10-28T16:23:00Z">
          <w:r w:rsidR="00B86A5E" w:rsidDel="00BB6E49">
            <w:rPr>
              <w:rFonts w:ascii="Times New Roman" w:hAnsi="Times New Roman" w:cs="Times New Roman"/>
              <w:sz w:val="22"/>
              <w:szCs w:val="22"/>
            </w:rPr>
            <w:delText>any single</w:delText>
          </w:r>
        </w:del>
      </w:ins>
      <w:ins w:id="423" w:author="Kurumada, Chigusa" w:date="2022-10-22T17:32:00Z">
        <w:del w:id="424" w:author="Jaeger, Florian" w:date="2022-10-28T16:23:00Z">
          <w:r w:rsidDel="00BB6E49">
            <w:rPr>
              <w:rFonts w:ascii="Times New Roman" w:hAnsi="Times New Roman" w:cs="Times New Roman"/>
              <w:sz w:val="22"/>
              <w:szCs w:val="22"/>
            </w:rPr>
            <w:delText xml:space="preserve"> mechanism </w:delText>
          </w:r>
        </w:del>
      </w:ins>
      <w:ins w:id="425" w:author="Kurumada, Chigusa" w:date="2022-10-22T17:53:00Z">
        <w:del w:id="426" w:author="Jaeger, Florian" w:date="2022-10-28T16:23:00Z">
          <w:r w:rsidR="000A005A" w:rsidDel="00BB6E49">
            <w:rPr>
              <w:rFonts w:ascii="Times New Roman" w:hAnsi="Times New Roman" w:cs="Times New Roman"/>
              <w:sz w:val="22"/>
              <w:szCs w:val="22"/>
            </w:rPr>
            <w:delText>to</w:delText>
          </w:r>
        </w:del>
      </w:ins>
      <w:ins w:id="427" w:author="Kurumada, Chigusa" w:date="2022-10-22T17:32:00Z">
        <w:del w:id="428" w:author="Jaeger, Florian" w:date="2022-10-28T16:23:00Z">
          <w:r w:rsidDel="00BB6E49">
            <w:rPr>
              <w:rFonts w:ascii="Times New Roman" w:hAnsi="Times New Roman" w:cs="Times New Roman"/>
              <w:sz w:val="22"/>
              <w:szCs w:val="22"/>
            </w:rPr>
            <w:delText xml:space="preserve"> meet </w:delText>
          </w:r>
        </w:del>
      </w:ins>
      <w:ins w:id="429" w:author="Kurumada, Chigusa" w:date="2022-10-22T17:33:00Z">
        <w:del w:id="430" w:author="Jaeger, Florian" w:date="2022-10-28T16:23:00Z">
          <w:r w:rsidDel="00BB6E49">
            <w:rPr>
              <w:rFonts w:ascii="Times New Roman" w:hAnsi="Times New Roman" w:cs="Times New Roman"/>
              <w:sz w:val="22"/>
              <w:szCs w:val="22"/>
            </w:rPr>
            <w:delText xml:space="preserve">all the challenges. </w:delText>
          </w:r>
        </w:del>
      </w:ins>
      <w:del w:id="431" w:author="Jaeger, Florian" w:date="2022-10-28T16:23:00Z">
        <w:r w:rsidR="004C3F50" w:rsidDel="00BB6E49">
          <w:rPr>
            <w:rFonts w:ascii="Times New Roman" w:hAnsi="Times New Roman" w:cs="Times New Roman"/>
            <w:sz w:val="22"/>
            <w:szCs w:val="22"/>
          </w:rPr>
          <w:delText>To address questions</w:delText>
        </w:r>
        <w:r w:rsidR="00EB69C9" w:rsidDel="00BB6E49">
          <w:rPr>
            <w:rFonts w:ascii="Times New Roman" w:hAnsi="Times New Roman" w:cs="Times New Roman"/>
            <w:sz w:val="22"/>
            <w:szCs w:val="22"/>
          </w:rPr>
          <w:delText xml:space="preserve"> like these</w:delText>
        </w:r>
        <w:r w:rsidR="004C3F50" w:rsidDel="00BB6E49">
          <w:rPr>
            <w:rFonts w:ascii="Times New Roman" w:hAnsi="Times New Roman" w:cs="Times New Roman"/>
            <w:sz w:val="22"/>
            <w:szCs w:val="22"/>
          </w:rPr>
          <w:delText>, i</w:delText>
        </w:r>
      </w:del>
      <w:ins w:id="432" w:author="Kurumada, Chigusa" w:date="2022-10-22T17:34:00Z">
        <w:del w:id="433" w:author="Jaeger, Florian" w:date="2022-10-28T16:23:00Z">
          <w:r w:rsidDel="00BB6E49">
            <w:rPr>
              <w:rFonts w:ascii="Times New Roman" w:hAnsi="Times New Roman" w:cs="Times New Roman"/>
              <w:sz w:val="22"/>
              <w:szCs w:val="22"/>
            </w:rPr>
            <w:delText>I</w:delText>
          </w:r>
        </w:del>
      </w:ins>
      <w:del w:id="434" w:author="Jaeger, Florian" w:date="2022-10-28T16:23:00Z">
        <w:r w:rsidR="004C3F50" w:rsidDel="00BB6E49">
          <w:rPr>
            <w:rFonts w:ascii="Times New Roman" w:hAnsi="Times New Roman" w:cs="Times New Roman"/>
            <w:sz w:val="22"/>
            <w:szCs w:val="22"/>
          </w:rPr>
          <w:delText xml:space="preserve">t will </w:delText>
        </w:r>
      </w:del>
      <w:ins w:id="435" w:author="Kurumada, Chigusa" w:date="2022-10-22T17:34:00Z">
        <w:del w:id="436" w:author="Jaeger, Florian" w:date="2022-10-28T16:23:00Z">
          <w:r w:rsidDel="00BB6E49">
            <w:rPr>
              <w:rFonts w:ascii="Times New Roman" w:hAnsi="Times New Roman" w:cs="Times New Roman"/>
              <w:sz w:val="22"/>
              <w:szCs w:val="22"/>
            </w:rPr>
            <w:delText xml:space="preserve">therefore </w:delText>
          </w:r>
        </w:del>
      </w:ins>
      <w:del w:id="437" w:author="Jaeger, Florian" w:date="2022-10-28T16:23:00Z">
        <w:r w:rsidR="004C3F50" w:rsidDel="00BB6E49">
          <w:rPr>
            <w:rFonts w:ascii="Times New Roman" w:hAnsi="Times New Roman" w:cs="Times New Roman"/>
            <w:sz w:val="22"/>
            <w:szCs w:val="22"/>
          </w:rPr>
          <w:delText>be necessary to move bey</w:delText>
        </w:r>
      </w:del>
      <w:ins w:id="438" w:author="Kurumada, Chigusa" w:date="2022-10-22T17:34:00Z">
        <w:del w:id="439" w:author="Jaeger, Florian" w:date="2022-10-28T16:23:00Z">
          <w:r w:rsidR="00B86A5E" w:rsidDel="00BB6E49">
            <w:rPr>
              <w:rFonts w:ascii="Times New Roman" w:hAnsi="Times New Roman" w:cs="Times New Roman"/>
              <w:sz w:val="22"/>
              <w:szCs w:val="22"/>
            </w:rPr>
            <w:delText xml:space="preserve">for future </w:delText>
          </w:r>
        </w:del>
      </w:ins>
      <w:del w:id="440" w:author="Jaeger, Florian" w:date="2022-10-28T16:23:00Z">
        <w:r w:rsidR="004C3F50" w:rsidDel="00BB6E49">
          <w:rPr>
            <w:rFonts w:ascii="Times New Roman" w:hAnsi="Times New Roman" w:cs="Times New Roman"/>
            <w:sz w:val="22"/>
            <w:szCs w:val="22"/>
          </w:rPr>
          <w:delText xml:space="preserve">ond </w:delText>
        </w:r>
      </w:del>
      <w:ins w:id="441" w:author="Kurumada, Chigusa" w:date="2022-10-22T17:34:00Z">
        <w:del w:id="442" w:author="Jaeger, Florian" w:date="2022-10-28T16:23:00Z">
          <w:r w:rsidR="00B86A5E" w:rsidDel="00BB6E49">
            <w:rPr>
              <w:rFonts w:ascii="Times New Roman" w:hAnsi="Times New Roman" w:cs="Times New Roman"/>
              <w:sz w:val="22"/>
              <w:szCs w:val="22"/>
            </w:rPr>
            <w:delText xml:space="preserve">behavioral and neuro-imaging studies to </w:delText>
          </w:r>
        </w:del>
      </w:ins>
      <w:ins w:id="443" w:author="Kurumada, Chigusa" w:date="2022-10-22T17:35:00Z">
        <w:del w:id="444" w:author="Jaeger, Florian" w:date="2022-10-28T16:23:00Z">
          <w:r w:rsidR="00B86A5E" w:rsidDel="00BB6E49">
            <w:rPr>
              <w:rFonts w:ascii="Times New Roman" w:hAnsi="Times New Roman" w:cs="Times New Roman"/>
              <w:sz w:val="22"/>
              <w:szCs w:val="22"/>
            </w:rPr>
            <w:delText xml:space="preserve">transcend </w:delText>
          </w:r>
        </w:del>
      </w:ins>
      <w:del w:id="445" w:author="Jaeger, Florian" w:date="2022-10-28T16:23:00Z">
        <w:r w:rsidR="00EB69C9" w:rsidDel="00BB6E49">
          <w:rPr>
            <w:rFonts w:ascii="Times New Roman" w:hAnsi="Times New Roman" w:cs="Times New Roman"/>
            <w:sz w:val="22"/>
            <w:szCs w:val="22"/>
          </w:rPr>
          <w:delText>qualitativ</w:delText>
        </w:r>
      </w:del>
      <w:ins w:id="446" w:author="Kurumada, Chigusa" w:date="2022-10-22T17:34:00Z">
        <w:del w:id="447" w:author="Jaeger, Florian" w:date="2022-10-28T16:23:00Z">
          <w:r w:rsidR="00B86A5E" w:rsidDel="00BB6E49">
            <w:rPr>
              <w:rFonts w:ascii="Times New Roman" w:hAnsi="Times New Roman" w:cs="Times New Roman"/>
              <w:sz w:val="22"/>
              <w:szCs w:val="22"/>
            </w:rPr>
            <w:delText>qualitative</w:delText>
          </w:r>
        </w:del>
      </w:ins>
      <w:del w:id="448" w:author="Jaeger, Florian" w:date="2022-10-28T16:23:00Z">
        <w:r w:rsidR="00EB69C9" w:rsidDel="00BB6E49">
          <w:rPr>
            <w:rFonts w:ascii="Times New Roman" w:hAnsi="Times New Roman" w:cs="Times New Roman"/>
            <w:sz w:val="22"/>
            <w:szCs w:val="22"/>
          </w:rPr>
          <w:delText xml:space="preserve">e (in)sufficiency </w:delText>
        </w:r>
        <w:r w:rsidR="004C3F50" w:rsidDel="00BB6E49">
          <w:rPr>
            <w:rFonts w:ascii="Times New Roman" w:hAnsi="Times New Roman" w:cs="Times New Roman"/>
            <w:sz w:val="22"/>
            <w:szCs w:val="22"/>
          </w:rPr>
          <w:delText>tests</w:delText>
        </w:r>
      </w:del>
      <w:ins w:id="449" w:author="Kurumada, Chigusa" w:date="2022-10-22T17:40:00Z">
        <w:del w:id="450" w:author="Jaeger, Florian" w:date="2022-10-28T16:23:00Z">
          <w:r w:rsidR="00B86A5E" w:rsidDel="00BB6E49">
            <w:rPr>
              <w:rFonts w:ascii="Times New Roman" w:hAnsi="Times New Roman" w:cs="Times New Roman"/>
              <w:sz w:val="22"/>
              <w:szCs w:val="22"/>
            </w:rPr>
            <w:delText xml:space="preserve">. </w:delText>
          </w:r>
        </w:del>
      </w:ins>
      <w:ins w:id="451" w:author="Kurumada, Chigusa" w:date="2022-10-22T17:41:00Z">
        <w:del w:id="452" w:author="Jaeger, Florian" w:date="2022-10-28T16:23:00Z">
          <w:r w:rsidR="00B86A5E" w:rsidDel="00BB6E49">
            <w:rPr>
              <w:rFonts w:ascii="Times New Roman" w:hAnsi="Times New Roman" w:cs="Times New Roman"/>
              <w:sz w:val="22"/>
              <w:szCs w:val="22"/>
            </w:rPr>
            <w:delText>A</w:delText>
          </w:r>
        </w:del>
      </w:ins>
      <w:ins w:id="453" w:author="Kurumada, Chigusa" w:date="2022-10-22T17:40:00Z">
        <w:del w:id="454" w:author="Jaeger, Florian" w:date="2022-10-28T16:23:00Z">
          <w:r w:rsidR="00B86A5E" w:rsidDel="00BB6E49">
            <w:rPr>
              <w:rFonts w:ascii="Times New Roman" w:hAnsi="Times New Roman" w:cs="Times New Roman"/>
              <w:sz w:val="22"/>
              <w:szCs w:val="22"/>
            </w:rPr>
            <w:delText xml:space="preserve"> theoretical breakthrough awaits as we begin to </w:delText>
          </w:r>
        </w:del>
      </w:ins>
      <w:ins w:id="455" w:author="Kurumada, Chigusa" w:date="2022-10-22T17:35:00Z">
        <w:del w:id="456" w:author="Jaeger, Florian" w:date="2022-10-28T16:23:00Z">
          <w:r w:rsidR="00B86A5E" w:rsidDel="00BB6E49">
            <w:rPr>
              <w:rFonts w:ascii="Times New Roman" w:hAnsi="Times New Roman" w:cs="Times New Roman"/>
              <w:sz w:val="22"/>
              <w:szCs w:val="22"/>
            </w:rPr>
            <w:delText xml:space="preserve">ask </w:delText>
          </w:r>
        </w:del>
      </w:ins>
      <w:del w:id="457" w:author="Jaeger, Florian" w:date="2022-10-28T16:23:00Z">
        <w:r w:rsidR="004C3F50" w:rsidDel="00BB6E49">
          <w:rPr>
            <w:rFonts w:ascii="Times New Roman" w:hAnsi="Times New Roman" w:cs="Times New Roman"/>
            <w:sz w:val="22"/>
            <w:szCs w:val="22"/>
          </w:rPr>
          <w:delText xml:space="preserve"> towards behavioral and neuro-imaging studies that determine how multiple, potentially hierarchically organized, neural mechanisms </w:delText>
        </w:r>
      </w:del>
      <w:ins w:id="458" w:author="Kurumada, Chigusa" w:date="2022-10-22T17:36:00Z">
        <w:del w:id="459" w:author="Jaeger, Florian" w:date="2022-10-28T16:23:00Z">
          <w:r w:rsidR="00B86A5E" w:rsidDel="00BB6E49">
            <w:rPr>
              <w:rFonts w:ascii="Times New Roman" w:hAnsi="Times New Roman" w:cs="Times New Roman"/>
              <w:sz w:val="22"/>
              <w:szCs w:val="22"/>
            </w:rPr>
            <w:delText xml:space="preserve">are </w:delText>
          </w:r>
        </w:del>
      </w:ins>
      <w:del w:id="460" w:author="Jaeger, Florian" w:date="2022-10-28T16:23:00Z">
        <w:r w:rsidR="004C3F50" w:rsidDel="00BB6E49">
          <w:rPr>
            <w:rFonts w:ascii="Times New Roman" w:hAnsi="Times New Roman" w:cs="Times New Roman"/>
            <w:sz w:val="22"/>
            <w:szCs w:val="22"/>
          </w:rPr>
          <w:delText xml:space="preserve">jointly </w:delText>
        </w:r>
      </w:del>
      <w:ins w:id="461" w:author="Kurumada, Chigusa" w:date="2022-10-22T17:36:00Z">
        <w:del w:id="462" w:author="Jaeger, Florian" w:date="2022-10-28T16:23:00Z">
          <w:r w:rsidR="00B86A5E" w:rsidDel="00BB6E49">
            <w:rPr>
              <w:rFonts w:ascii="Times New Roman" w:hAnsi="Times New Roman" w:cs="Times New Roman"/>
              <w:sz w:val="22"/>
              <w:szCs w:val="22"/>
            </w:rPr>
            <w:delText>put to use</w:delText>
          </w:r>
        </w:del>
      </w:ins>
      <w:ins w:id="463" w:author="Kurumada, Chigusa" w:date="2022-10-22T17:38:00Z">
        <w:del w:id="464" w:author="Jaeger, Florian" w:date="2022-10-28T16:23:00Z">
          <w:r w:rsidR="00B86A5E" w:rsidDel="00BB6E49">
            <w:rPr>
              <w:rFonts w:ascii="Times New Roman" w:hAnsi="Times New Roman" w:cs="Times New Roman"/>
              <w:sz w:val="22"/>
              <w:szCs w:val="22"/>
            </w:rPr>
            <w:delText>,</w:delText>
          </w:r>
        </w:del>
      </w:ins>
      <w:ins w:id="465" w:author="Kurumada, Chigusa" w:date="2022-10-22T17:36:00Z">
        <w:del w:id="466" w:author="Jaeger, Florian" w:date="2022-10-28T16:23:00Z">
          <w:r w:rsidR="00B86A5E" w:rsidDel="00BB6E49">
            <w:rPr>
              <w:rFonts w:ascii="Times New Roman" w:hAnsi="Times New Roman" w:cs="Times New Roman"/>
              <w:sz w:val="22"/>
              <w:szCs w:val="22"/>
            </w:rPr>
            <w:delText xml:space="preserve"> </w:delText>
          </w:r>
        </w:del>
      </w:ins>
      <w:del w:id="467" w:author="Jaeger, Florian" w:date="2022-10-28T16:23:00Z">
        <w:r w:rsidR="004C3F50" w:rsidDel="00BB6E49">
          <w:rPr>
            <w:rFonts w:ascii="Times New Roman" w:hAnsi="Times New Roman" w:cs="Times New Roman"/>
            <w:sz w:val="22"/>
            <w:szCs w:val="22"/>
          </w:rPr>
          <w:delText xml:space="preserve">enable listeners to flexibly adjust to changes in pronunciations, and </w:delText>
        </w:r>
        <w:r w:rsidR="00EB69C9" w:rsidDel="00BB6E49">
          <w:rPr>
            <w:rFonts w:ascii="Times New Roman" w:hAnsi="Times New Roman" w:cs="Times New Roman"/>
            <w:sz w:val="22"/>
            <w:szCs w:val="22"/>
          </w:rPr>
          <w:delText xml:space="preserve">what factors determine when </w:delText>
        </w:r>
        <w:commentRangeStart w:id="468"/>
        <w:r w:rsidR="004C3F50" w:rsidDel="00BB6E49">
          <w:rPr>
            <w:rFonts w:ascii="Times New Roman" w:hAnsi="Times New Roman" w:cs="Times New Roman"/>
            <w:sz w:val="22"/>
            <w:szCs w:val="22"/>
          </w:rPr>
          <w:delText xml:space="preserve">this process </w:delText>
        </w:r>
        <w:commentRangeEnd w:id="468"/>
        <w:r w:rsidR="00B86A5E" w:rsidDel="00BB6E49">
          <w:rPr>
            <w:rStyle w:val="CommentReference"/>
          </w:rPr>
          <w:commentReference w:id="468"/>
        </w:r>
        <w:r w:rsidR="004C3F50" w:rsidDel="00BB6E49">
          <w:rPr>
            <w:rFonts w:ascii="Times New Roman" w:hAnsi="Times New Roman" w:cs="Times New Roman"/>
            <w:sz w:val="22"/>
            <w:szCs w:val="22"/>
          </w:rPr>
          <w:delText xml:space="preserve">fails. </w:delText>
        </w:r>
      </w:del>
      <w:ins w:id="469" w:author="Kurumada, Chigusa" w:date="2022-10-22T17:57:00Z">
        <w:del w:id="470" w:author="Jaeger, Florian" w:date="2022-10-28T16:23:00Z">
          <w:r w:rsidR="00934C69" w:rsidDel="00BB6E49">
            <w:rPr>
              <w:rFonts w:ascii="Times New Roman" w:hAnsi="Times New Roman" w:cs="Times New Roman"/>
              <w:sz w:val="22"/>
              <w:szCs w:val="22"/>
            </w:rPr>
            <w:delText xml:space="preserve"> </w:delText>
          </w:r>
        </w:del>
      </w:ins>
      <w:del w:id="471" w:author="Jaeger, Florian" w:date="2022-10-28T16:24:00Z">
        <w:r w:rsidR="004C3F50" w:rsidDel="00BB6E49">
          <w:rPr>
            <w:rFonts w:ascii="Times New Roman" w:hAnsi="Times New Roman" w:cs="Times New Roman"/>
            <w:sz w:val="22"/>
            <w:szCs w:val="22"/>
          </w:rPr>
          <w:delText xml:space="preserve">The recommendations we present next are meant to facilitate </w:delText>
        </w:r>
        <w:r w:rsidR="00EB69C9" w:rsidDel="00BB6E49">
          <w:rPr>
            <w:rFonts w:ascii="Times New Roman" w:hAnsi="Times New Roman" w:cs="Times New Roman"/>
            <w:sz w:val="22"/>
            <w:szCs w:val="22"/>
          </w:rPr>
          <w:delText>this transition.</w:delText>
        </w:r>
      </w:del>
    </w:p>
    <w:p w14:paraId="58A8FAFF" w14:textId="6144CE26" w:rsidR="004F467A" w:rsidRPr="00D61D5F" w:rsidRDefault="00F2153E" w:rsidP="004F467A">
      <w:pPr>
        <w:pStyle w:val="Heading2"/>
        <w:rPr>
          <w:rFonts w:ascii="Times New Roman" w:hAnsi="Times New Roman" w:cs="Times New Roman"/>
          <w:sz w:val="22"/>
          <w:szCs w:val="22"/>
        </w:rPr>
      </w:pPr>
      <w:commentRangeStart w:id="472"/>
      <w:r>
        <w:rPr>
          <w:rFonts w:ascii="Times New Roman" w:hAnsi="Times New Roman" w:cs="Times New Roman"/>
          <w:sz w:val="22"/>
          <w:szCs w:val="22"/>
        </w:rPr>
        <w:t>##</w:t>
      </w:r>
      <w:r w:rsidR="004F467A">
        <w:rPr>
          <w:rFonts w:ascii="Times New Roman" w:hAnsi="Times New Roman" w:cs="Times New Roman"/>
          <w:sz w:val="22"/>
          <w:szCs w:val="22"/>
        </w:rPr>
        <w:t xml:space="preserve"> </w:t>
      </w:r>
      <w:r w:rsidR="004F467A" w:rsidRPr="00D61D5F">
        <w:rPr>
          <w:rFonts w:ascii="Times New Roman" w:hAnsi="Times New Roman" w:cs="Times New Roman"/>
          <w:sz w:val="22"/>
          <w:szCs w:val="22"/>
        </w:rPr>
        <w:t>Methodological advances to facilitate more informative model comparisons</w:t>
      </w:r>
      <w:r w:rsidR="0068616C">
        <w:rPr>
          <w:rFonts w:ascii="Times New Roman" w:hAnsi="Times New Roman" w:cs="Times New Roman"/>
          <w:sz w:val="22"/>
          <w:szCs w:val="22"/>
        </w:rPr>
        <w:t xml:space="preserve"> {#</w:t>
      </w:r>
      <w:r w:rsidR="0068616C" w:rsidRPr="0068616C">
        <w:rPr>
          <w:rFonts w:ascii="Times New Roman" w:hAnsi="Times New Roman" w:cs="Times New Roman"/>
          <w:sz w:val="22"/>
          <w:szCs w:val="22"/>
        </w:rPr>
        <w:t xml:space="preserve"> sec:methodological-advances</w:t>
      </w:r>
      <w:r w:rsidR="0068616C">
        <w:rPr>
          <w:rFonts w:ascii="Times New Roman" w:hAnsi="Times New Roman" w:cs="Times New Roman"/>
          <w:sz w:val="22"/>
          <w:szCs w:val="22"/>
        </w:rPr>
        <w:t>}</w:t>
      </w:r>
      <w:commentRangeEnd w:id="472"/>
      <w:r w:rsidR="00143339">
        <w:rPr>
          <w:rStyle w:val="CommentReference"/>
          <w:rFonts w:asciiTheme="minorHAnsi" w:eastAsiaTheme="minorHAnsi" w:hAnsiTheme="minorHAnsi" w:cstheme="minorBidi"/>
          <w:b w:val="0"/>
          <w:bCs w:val="0"/>
          <w:color w:val="auto"/>
        </w:rPr>
        <w:commentReference w:id="472"/>
      </w:r>
    </w:p>
    <w:p w14:paraId="21B8BC06" w14:textId="34BD9443" w:rsidR="00DF5494" w:rsidRDefault="0036609B" w:rsidP="0036609B">
      <w:pPr>
        <w:pStyle w:val="BodyText"/>
      </w:pPr>
      <w:ins w:id="473" w:author="Jaeger, Florian" w:date="2022-10-28T14:13:00Z">
        <w:r w:rsidRPr="0036609B">
          <w:rPr>
            <w:rFonts w:ascii="Times New Roman" w:hAnsi="Times New Roman" w:cs="Times New Roman"/>
            <w:sz w:val="22"/>
            <w:szCs w:val="22"/>
            <w:rPrChange w:id="474" w:author="Jaeger, Florian" w:date="2022-10-28T14:14:00Z">
              <w:rPr/>
            </w:rPrChange>
          </w:rPr>
          <w:t>W</w:t>
        </w:r>
      </w:ins>
      <w:del w:id="475" w:author="Jaeger, Florian" w:date="2022-10-28T14:13:00Z">
        <w:r w:rsidR="005270D7" w:rsidDel="0036609B">
          <w:rPr>
            <w:rFonts w:ascii="Times New Roman" w:hAnsi="Times New Roman" w:cs="Times New Roman"/>
            <w:sz w:val="22"/>
            <w:szCs w:val="22"/>
          </w:rPr>
          <w:delText>Below w</w:delText>
        </w:r>
      </w:del>
      <w:r w:rsidR="004E6457">
        <w:rPr>
          <w:rFonts w:ascii="Times New Roman" w:hAnsi="Times New Roman" w:cs="Times New Roman"/>
          <w:sz w:val="22"/>
          <w:szCs w:val="22"/>
        </w:rPr>
        <w:t xml:space="preserve">e offer </w:t>
      </w:r>
      <w:r w:rsidR="00C04807">
        <w:rPr>
          <w:rFonts w:ascii="Times New Roman" w:hAnsi="Times New Roman" w:cs="Times New Roman"/>
          <w:sz w:val="22"/>
          <w:szCs w:val="22"/>
        </w:rPr>
        <w:t>six concrete recommendations</w:t>
      </w:r>
      <w:ins w:id="476" w:author="Jaeger, Florian" w:date="2022-10-28T16:39:00Z">
        <w:r w:rsidR="00BB6E49">
          <w:rPr>
            <w:rFonts w:ascii="Times New Roman" w:hAnsi="Times New Roman" w:cs="Times New Roman"/>
            <w:sz w:val="22"/>
            <w:szCs w:val="22"/>
          </w:rPr>
          <w:t xml:space="preserve"> as to </w:t>
        </w:r>
        <w:r w:rsidR="00BB6E49">
          <w:rPr>
            <w:rFonts w:ascii="Times New Roman" w:hAnsi="Times New Roman" w:cs="Times New Roman"/>
            <w:sz w:val="22"/>
            <w:szCs w:val="22"/>
          </w:rPr>
          <w:t>how future research on speech perception can benefit from computationally-guided experiment design and data analysis methods</w:t>
        </w:r>
      </w:ins>
      <w:del w:id="477" w:author="Jaeger, Florian" w:date="2022-10-28T14:15:00Z">
        <w:r w:rsidR="00C04807" w:rsidDel="0036609B">
          <w:rPr>
            <w:rFonts w:ascii="Times New Roman" w:hAnsi="Times New Roman" w:cs="Times New Roman"/>
            <w:sz w:val="22"/>
            <w:szCs w:val="22"/>
          </w:rPr>
          <w:delText xml:space="preserve"> </w:delText>
        </w:r>
        <w:r w:rsidR="0003010F" w:rsidDel="0036609B">
          <w:rPr>
            <w:rFonts w:ascii="Times New Roman" w:hAnsi="Times New Roman" w:cs="Times New Roman"/>
            <w:sz w:val="22"/>
            <w:szCs w:val="22"/>
          </w:rPr>
          <w:delText xml:space="preserve">on how a computational framework like ASP </w:delText>
        </w:r>
      </w:del>
      <w:del w:id="478" w:author="Jaeger, Florian" w:date="2022-10-28T14:14:00Z">
        <w:r w:rsidR="005270D7" w:rsidDel="0036609B">
          <w:rPr>
            <w:rFonts w:ascii="Times New Roman" w:hAnsi="Times New Roman" w:cs="Times New Roman"/>
            <w:sz w:val="22"/>
            <w:szCs w:val="22"/>
          </w:rPr>
          <w:delText>may</w:delText>
        </w:r>
        <w:r w:rsidR="0003010F" w:rsidDel="0036609B">
          <w:rPr>
            <w:rFonts w:ascii="Times New Roman" w:hAnsi="Times New Roman" w:cs="Times New Roman"/>
            <w:sz w:val="22"/>
            <w:szCs w:val="22"/>
          </w:rPr>
          <w:delText xml:space="preserve"> </w:delText>
        </w:r>
      </w:del>
      <w:del w:id="479" w:author="Jaeger, Florian" w:date="2022-10-28T14:15:00Z">
        <w:r w:rsidR="00B9721D" w:rsidDel="0036609B">
          <w:rPr>
            <w:rFonts w:ascii="Times New Roman" w:hAnsi="Times New Roman" w:cs="Times New Roman"/>
            <w:sz w:val="22"/>
            <w:szCs w:val="22"/>
          </w:rPr>
          <w:delText>help</w:delText>
        </w:r>
        <w:r w:rsidR="00384EEA" w:rsidDel="0036609B">
          <w:rPr>
            <w:rFonts w:ascii="Times New Roman" w:hAnsi="Times New Roman" w:cs="Times New Roman"/>
            <w:sz w:val="22"/>
            <w:szCs w:val="22"/>
          </w:rPr>
          <w:delText xml:space="preserve"> </w:delText>
        </w:r>
      </w:del>
      <w:del w:id="480" w:author="Jaeger, Florian" w:date="2022-10-28T14:14:00Z">
        <w:r w:rsidR="00384EEA" w:rsidDel="0036609B">
          <w:rPr>
            <w:rFonts w:ascii="Times New Roman" w:hAnsi="Times New Roman" w:cs="Times New Roman"/>
            <w:sz w:val="22"/>
            <w:szCs w:val="22"/>
          </w:rPr>
          <w:delText xml:space="preserve">devise </w:delText>
        </w:r>
      </w:del>
      <w:del w:id="481" w:author="Jaeger, Florian" w:date="2022-10-28T14:15:00Z">
        <w:r w:rsidR="0027088D" w:rsidDel="0036609B">
          <w:rPr>
            <w:rFonts w:ascii="Times New Roman" w:hAnsi="Times New Roman" w:cs="Times New Roman"/>
            <w:sz w:val="22"/>
            <w:szCs w:val="22"/>
          </w:rPr>
          <w:delText xml:space="preserve">more decisive </w:delText>
        </w:r>
        <w:r w:rsidR="00471B7A" w:rsidDel="0036609B">
          <w:rPr>
            <w:rFonts w:ascii="Times New Roman" w:hAnsi="Times New Roman" w:cs="Times New Roman"/>
            <w:sz w:val="22"/>
            <w:szCs w:val="22"/>
          </w:rPr>
          <w:delText>experiments</w:delText>
        </w:r>
      </w:del>
      <w:r w:rsidR="00384EEA">
        <w:rPr>
          <w:rFonts w:ascii="Times New Roman" w:hAnsi="Times New Roman" w:cs="Times New Roman"/>
          <w:sz w:val="22"/>
          <w:szCs w:val="22"/>
        </w:rPr>
        <w:t xml:space="preserve">. </w:t>
      </w:r>
      <w:del w:id="482" w:author="Jaeger, Florian" w:date="2022-10-28T16:40:00Z">
        <w:r w:rsidR="00471B7A" w:rsidDel="00BB6E49">
          <w:rPr>
            <w:rFonts w:ascii="Times New Roman" w:hAnsi="Times New Roman" w:cs="Times New Roman"/>
            <w:sz w:val="22"/>
            <w:szCs w:val="22"/>
          </w:rPr>
          <w:delText xml:space="preserve">These recommendations apply regardless of whether researchers seek to </w:delText>
        </w:r>
        <w:r w:rsidDel="00BB6E49">
          <w:rPr>
            <w:rFonts w:ascii="Times New Roman" w:hAnsi="Times New Roman" w:cs="Times New Roman"/>
            <w:sz w:val="22"/>
            <w:szCs w:val="22"/>
          </w:rPr>
          <w:delText xml:space="preserve">further </w:delText>
        </w:r>
        <w:r w:rsidR="00471B7A" w:rsidDel="00BB6E49">
          <w:rPr>
            <w:rFonts w:ascii="Times New Roman" w:hAnsi="Times New Roman" w:cs="Times New Roman"/>
            <w:sz w:val="22"/>
            <w:szCs w:val="22"/>
          </w:rPr>
          <w:delText>assess the (in)sufficiency of any of the three mechanisms,</w:delText>
        </w:r>
        <w:r w:rsidR="005B52D1" w:rsidDel="00BB6E49">
          <w:rPr>
            <w:rFonts w:ascii="Times New Roman" w:hAnsi="Times New Roman" w:cs="Times New Roman"/>
            <w:sz w:val="22"/>
            <w:szCs w:val="22"/>
          </w:rPr>
          <w:delText xml:space="preserve"> </w:delText>
        </w:r>
        <w:r w:rsidR="00471B7A" w:rsidDel="00BB6E49">
          <w:rPr>
            <w:rFonts w:ascii="Times New Roman" w:hAnsi="Times New Roman" w:cs="Times New Roman"/>
            <w:sz w:val="22"/>
            <w:szCs w:val="22"/>
          </w:rPr>
          <w:delText>or seek to study the factors that determine the relative engagement of the three mechanisms.</w:delText>
        </w:r>
      </w:del>
      <w:del w:id="483" w:author="Jaeger, Florian" w:date="2022-10-28T14:15:00Z">
        <w:r w:rsidR="00471B7A" w:rsidDel="0036609B">
          <w:rPr>
            <w:rFonts w:ascii="Times New Roman" w:hAnsi="Times New Roman" w:cs="Times New Roman"/>
            <w:sz w:val="22"/>
            <w:szCs w:val="22"/>
          </w:rPr>
          <w:delText xml:space="preserve"> </w:delText>
        </w:r>
      </w:del>
      <w:ins w:id="484" w:author="Kurumada, Chigusa" w:date="2022-10-22T15:24:00Z">
        <w:del w:id="485" w:author="Jaeger, Florian" w:date="2022-10-28T14:15:00Z">
          <w:r w:rsidR="005270D7" w:rsidDel="0036609B">
            <w:rPr>
              <w:rFonts w:ascii="Times New Roman" w:hAnsi="Times New Roman" w:cs="Times New Roman"/>
              <w:sz w:val="22"/>
              <w:szCs w:val="22"/>
            </w:rPr>
            <w:delText xml:space="preserve">Our goal is to </w:delText>
          </w:r>
        </w:del>
        <w:del w:id="486" w:author="Jaeger, Florian" w:date="2022-10-28T14:13:00Z">
          <w:r w:rsidR="005270D7" w:rsidDel="0036609B">
            <w:rPr>
              <w:rFonts w:ascii="Times New Roman" w:hAnsi="Times New Roman" w:cs="Times New Roman"/>
              <w:sz w:val="22"/>
              <w:szCs w:val="22"/>
            </w:rPr>
            <w:delText>discuss how future research on speech perception, including neuroimaging studies, can benefit from computationally-guided experiment design and data analysis methods.</w:delText>
          </w:r>
        </w:del>
      </w:ins>
    </w:p>
    <w:p w14:paraId="24197829" w14:textId="3B515E92" w:rsidR="00ED7557" w:rsidRPr="00D61D5F" w:rsidRDefault="00F2153E">
      <w:pPr>
        <w:pStyle w:val="Heading3"/>
        <w:rPr>
          <w:rFonts w:ascii="Times New Roman" w:hAnsi="Times New Roman" w:cs="Times New Roman"/>
          <w:sz w:val="22"/>
          <w:szCs w:val="22"/>
        </w:rPr>
      </w:pPr>
      <w:bookmarkStart w:id="487" w:name="X983a2dd24e762dca9cb5d08a1a3ca8e6d86fcd9"/>
      <w:bookmarkStart w:id="488" w:name="sec:methodological-advances"/>
      <w:r>
        <w:rPr>
          <w:rFonts w:ascii="Times New Roman" w:hAnsi="Times New Roman" w:cs="Times New Roman"/>
          <w:sz w:val="22"/>
          <w:szCs w:val="22"/>
        </w:rPr>
        <w:lastRenderedPageBreak/>
        <w:t xml:space="preserve">### </w:t>
      </w:r>
      <w:r w:rsidRPr="00D61D5F">
        <w:rPr>
          <w:rFonts w:ascii="Times New Roman" w:hAnsi="Times New Roman" w:cs="Times New Roman"/>
          <w:sz w:val="22"/>
          <w:szCs w:val="22"/>
        </w:rPr>
        <w:t xml:space="preserve">Recommendation 1: </w:t>
      </w:r>
      <w:r w:rsidRPr="00D61D5F">
        <w:rPr>
          <w:rFonts w:ascii="Times New Roman" w:hAnsi="Times New Roman" w:cs="Times New Roman"/>
          <w:i/>
          <w:iCs/>
          <w:sz w:val="22"/>
          <w:szCs w:val="22"/>
        </w:rPr>
        <w:t>Pre</w:t>
      </w:r>
      <w:r w:rsidRPr="00D61D5F">
        <w:rPr>
          <w:rFonts w:ascii="Times New Roman" w:hAnsi="Times New Roman" w:cs="Times New Roman"/>
          <w:sz w:val="22"/>
          <w:szCs w:val="22"/>
        </w:rPr>
        <w:t>diction based on sufficiently constraining theories instead of (only) informal reasoning</w:t>
      </w:r>
    </w:p>
    <w:p w14:paraId="515D1D22" w14:textId="34BB4DDF" w:rsidR="007734C6" w:rsidRDefault="00000000" w:rsidP="008F4EBE">
      <w:pPr>
        <w:pStyle w:val="BodyText"/>
        <w:rPr>
          <w:rFonts w:ascii="Times New Roman" w:hAnsi="Times New Roman" w:cs="Times New Roman"/>
          <w:sz w:val="22"/>
          <w:szCs w:val="22"/>
        </w:rPr>
      </w:pPr>
      <w:r w:rsidRPr="00913B98">
        <w:rPr>
          <w:rFonts w:ascii="Times New Roman" w:hAnsi="Times New Roman" w:cs="Times New Roman"/>
          <w:sz w:val="22"/>
          <w:szCs w:val="22"/>
        </w:rPr>
        <w:t>Our first recommendation is to</w:t>
      </w:r>
      <w:r w:rsidR="00530D3A" w:rsidRPr="00913B98">
        <w:rPr>
          <w:rFonts w:ascii="Times New Roman" w:hAnsi="Times New Roman" w:cs="Times New Roman"/>
          <w:sz w:val="22"/>
          <w:szCs w:val="22"/>
        </w:rPr>
        <w:t xml:space="preserve"> </w:t>
      </w:r>
      <w:r w:rsidR="00471B7A">
        <w:rPr>
          <w:rFonts w:ascii="Times New Roman" w:hAnsi="Times New Roman" w:cs="Times New Roman"/>
          <w:sz w:val="22"/>
          <w:szCs w:val="22"/>
        </w:rPr>
        <w:t xml:space="preserve">develop and employ </w:t>
      </w:r>
      <w:commentRangeStart w:id="489"/>
      <w:r w:rsidR="00471B7A">
        <w:rPr>
          <w:rFonts w:ascii="Times New Roman" w:hAnsi="Times New Roman" w:cs="Times New Roman"/>
          <w:i/>
          <w:iCs/>
          <w:sz w:val="22"/>
          <w:szCs w:val="22"/>
        </w:rPr>
        <w:t xml:space="preserve">strong </w:t>
      </w:r>
      <w:r w:rsidR="00471B7A">
        <w:rPr>
          <w:rFonts w:ascii="Times New Roman" w:hAnsi="Times New Roman" w:cs="Times New Roman"/>
          <w:sz w:val="22"/>
          <w:szCs w:val="22"/>
        </w:rPr>
        <w:t>theories</w:t>
      </w:r>
      <w:r w:rsidR="007734C6">
        <w:rPr>
          <w:rFonts w:ascii="Times New Roman" w:hAnsi="Times New Roman" w:cs="Times New Roman"/>
          <w:sz w:val="22"/>
          <w:szCs w:val="22"/>
        </w:rPr>
        <w:t xml:space="preserve"> and models</w:t>
      </w:r>
      <w:commentRangeEnd w:id="489"/>
      <w:r w:rsidR="005270D7">
        <w:rPr>
          <w:rStyle w:val="CommentReference"/>
        </w:rPr>
        <w:commentReference w:id="489"/>
      </w:r>
      <w:r w:rsidR="00471B7A">
        <w:rPr>
          <w:rFonts w:ascii="Times New Roman" w:hAnsi="Times New Roman" w:cs="Times New Roman"/>
          <w:sz w:val="22"/>
          <w:szCs w:val="22"/>
        </w:rPr>
        <w:t>, in the sense of Platt’s strong inference approach to scientific inquiry</w:t>
      </w:r>
      <w:r w:rsidR="0027088D">
        <w:rPr>
          <w:rFonts w:ascii="Times New Roman" w:hAnsi="Times New Roman" w:cs="Times New Roman"/>
          <w:sz w:val="22"/>
          <w:szCs w:val="22"/>
        </w:rPr>
        <w:t xml:space="preserve"> [@platt1964]</w:t>
      </w:r>
      <w:r w:rsidR="00471B7A">
        <w:rPr>
          <w:rFonts w:ascii="Times New Roman" w:hAnsi="Times New Roman" w:cs="Times New Roman"/>
          <w:sz w:val="22"/>
          <w:szCs w:val="22"/>
        </w:rPr>
        <w:t xml:space="preserve">. </w:t>
      </w:r>
      <w:r w:rsidR="001B1C85">
        <w:rPr>
          <w:rFonts w:ascii="Times New Roman" w:hAnsi="Times New Roman" w:cs="Times New Roman"/>
          <w:sz w:val="22"/>
          <w:szCs w:val="22"/>
        </w:rPr>
        <w:t xml:space="preserve">The majority of published research on adaptive speech perception---including some of our own work---continues to employ informally formulated, under-specified hypotheses. This </w:t>
      </w:r>
      <w:r w:rsidR="00F34D23">
        <w:rPr>
          <w:rFonts w:ascii="Times New Roman" w:hAnsi="Times New Roman" w:cs="Times New Roman"/>
          <w:sz w:val="22"/>
          <w:szCs w:val="22"/>
        </w:rPr>
        <w:t>leaves too much room for</w:t>
      </w:r>
      <w:r w:rsidR="001B1C85">
        <w:rPr>
          <w:rFonts w:ascii="Times New Roman" w:hAnsi="Times New Roman" w:cs="Times New Roman"/>
          <w:sz w:val="22"/>
          <w:szCs w:val="22"/>
        </w:rPr>
        <w:t xml:space="preserve"> </w:t>
      </w:r>
      <w:r w:rsidR="00EC145C">
        <w:rPr>
          <w:rFonts w:ascii="Times New Roman" w:hAnsi="Times New Roman" w:cs="Times New Roman"/>
          <w:sz w:val="22"/>
          <w:szCs w:val="22"/>
        </w:rPr>
        <w:t>*</w:t>
      </w:r>
      <w:r w:rsidR="001B1C85" w:rsidRPr="0051433A">
        <w:rPr>
          <w:rFonts w:ascii="Times New Roman" w:hAnsi="Times New Roman" w:cs="Times New Roman"/>
          <w:sz w:val="22"/>
          <w:szCs w:val="22"/>
        </w:rPr>
        <w:t>ad-hoc</w:t>
      </w:r>
      <w:r w:rsidR="00EC145C">
        <w:rPr>
          <w:rFonts w:ascii="Times New Roman" w:hAnsi="Times New Roman" w:cs="Times New Roman"/>
          <w:sz w:val="22"/>
          <w:szCs w:val="22"/>
        </w:rPr>
        <w:t>*</w:t>
      </w:r>
      <w:r w:rsidR="001B1C85">
        <w:rPr>
          <w:rFonts w:ascii="Times New Roman" w:hAnsi="Times New Roman" w:cs="Times New Roman"/>
          <w:sz w:val="22"/>
          <w:szCs w:val="22"/>
        </w:rPr>
        <w:t xml:space="preserve"> or </w:t>
      </w:r>
      <w:r w:rsidR="00EC145C">
        <w:rPr>
          <w:rFonts w:ascii="Times New Roman" w:hAnsi="Times New Roman" w:cs="Times New Roman"/>
          <w:sz w:val="22"/>
          <w:szCs w:val="22"/>
        </w:rPr>
        <w:t>*</w:t>
      </w:r>
      <w:r w:rsidR="001B1C85" w:rsidRPr="0051433A">
        <w:rPr>
          <w:rFonts w:ascii="Times New Roman" w:hAnsi="Times New Roman" w:cs="Times New Roman"/>
          <w:sz w:val="22"/>
          <w:szCs w:val="22"/>
        </w:rPr>
        <w:t>post-hoc</w:t>
      </w:r>
      <w:r w:rsidR="00EC145C">
        <w:rPr>
          <w:rFonts w:ascii="Times New Roman" w:hAnsi="Times New Roman" w:cs="Times New Roman"/>
          <w:sz w:val="22"/>
          <w:szCs w:val="22"/>
        </w:rPr>
        <w:t>*</w:t>
      </w:r>
      <w:r w:rsidR="001B1C85">
        <w:rPr>
          <w:rFonts w:ascii="Times New Roman" w:hAnsi="Times New Roman" w:cs="Times New Roman"/>
          <w:sz w:val="22"/>
          <w:szCs w:val="22"/>
        </w:rPr>
        <w:t xml:space="preserve"> reasoning, with all the downsides that have been discussed in the context of the replicability crisis and </w:t>
      </w:r>
      <w:r w:rsidR="00F34D23">
        <w:rPr>
          <w:rFonts w:ascii="Times New Roman" w:hAnsi="Times New Roman" w:cs="Times New Roman"/>
          <w:sz w:val="22"/>
          <w:szCs w:val="22"/>
        </w:rPr>
        <w:t>elsewhere</w:t>
      </w:r>
      <w:r w:rsidR="001B1C85">
        <w:rPr>
          <w:rFonts w:ascii="Times New Roman" w:hAnsi="Times New Roman" w:cs="Times New Roman"/>
          <w:sz w:val="22"/>
          <w:szCs w:val="22"/>
        </w:rPr>
        <w:t xml:space="preserve"> </w:t>
      </w:r>
      <w:r w:rsidR="001B1C85" w:rsidRPr="00966C26">
        <w:rPr>
          <w:rFonts w:ascii="Times New Roman" w:hAnsi="Times New Roman" w:cs="Times New Roman"/>
          <w:sz w:val="22"/>
          <w:szCs w:val="22"/>
          <w:highlight w:val="yellow"/>
        </w:rPr>
        <w:t>[e.g., @REFS].</w:t>
      </w:r>
      <w:r w:rsidR="001B1C85">
        <w:rPr>
          <w:rFonts w:ascii="Times New Roman" w:hAnsi="Times New Roman" w:cs="Times New Roman"/>
          <w:sz w:val="22"/>
          <w:szCs w:val="22"/>
        </w:rPr>
        <w:t xml:space="preserve"> </w:t>
      </w:r>
      <w:r w:rsidR="00C832B5">
        <w:rPr>
          <w:rFonts w:ascii="Times New Roman" w:hAnsi="Times New Roman" w:cs="Times New Roman"/>
          <w:sz w:val="22"/>
          <w:szCs w:val="22"/>
        </w:rPr>
        <w:t xml:space="preserve">Even for research explicitly </w:t>
      </w:r>
      <w:r w:rsidR="0086759A">
        <w:rPr>
          <w:rFonts w:ascii="Times New Roman" w:hAnsi="Times New Roman" w:cs="Times New Roman"/>
          <w:sz w:val="22"/>
          <w:szCs w:val="22"/>
        </w:rPr>
        <w:t>framed</w:t>
      </w:r>
      <w:r w:rsidR="00C832B5">
        <w:rPr>
          <w:rFonts w:ascii="Times New Roman" w:hAnsi="Times New Roman" w:cs="Times New Roman"/>
          <w:sz w:val="22"/>
          <w:szCs w:val="22"/>
        </w:rPr>
        <w:t xml:space="preserve"> in terms of more or less clearly specified </w:t>
      </w:r>
      <w:r w:rsidR="0086759A">
        <w:rPr>
          <w:rFonts w:ascii="Times New Roman" w:hAnsi="Times New Roman" w:cs="Times New Roman"/>
          <w:sz w:val="22"/>
          <w:szCs w:val="22"/>
        </w:rPr>
        <w:t>theories</w:t>
      </w:r>
      <w:r w:rsidR="00C832B5">
        <w:rPr>
          <w:rFonts w:ascii="Times New Roman" w:hAnsi="Times New Roman" w:cs="Times New Roman"/>
          <w:sz w:val="22"/>
          <w:szCs w:val="22"/>
        </w:rPr>
        <w:t xml:space="preserve"> like “distributional learning”</w:t>
      </w:r>
      <w:r w:rsidR="00F34D23">
        <w:rPr>
          <w:rFonts w:ascii="Times New Roman" w:hAnsi="Times New Roman" w:cs="Times New Roman"/>
          <w:sz w:val="22"/>
          <w:szCs w:val="22"/>
        </w:rPr>
        <w:t xml:space="preserve"> or “exemplar theory”</w:t>
      </w:r>
      <w:r w:rsidR="00F824F3">
        <w:rPr>
          <w:rFonts w:ascii="Times New Roman" w:hAnsi="Times New Roman" w:cs="Times New Roman"/>
          <w:sz w:val="22"/>
          <w:szCs w:val="22"/>
        </w:rPr>
        <w:t xml:space="preserve">, </w:t>
      </w:r>
      <w:r w:rsidR="007734C6">
        <w:rPr>
          <w:rFonts w:ascii="Times New Roman" w:hAnsi="Times New Roman" w:cs="Times New Roman"/>
          <w:sz w:val="22"/>
          <w:szCs w:val="22"/>
        </w:rPr>
        <w:t xml:space="preserve">reliance on </w:t>
      </w:r>
      <w:r w:rsidR="00E03C6E">
        <w:rPr>
          <w:rFonts w:ascii="Times New Roman" w:hAnsi="Times New Roman" w:cs="Times New Roman"/>
          <w:sz w:val="22"/>
          <w:szCs w:val="22"/>
        </w:rPr>
        <w:t xml:space="preserve">informal reasoning </w:t>
      </w:r>
      <w:r w:rsidR="007734C6">
        <w:rPr>
          <w:rFonts w:ascii="Times New Roman" w:hAnsi="Times New Roman" w:cs="Times New Roman"/>
          <w:sz w:val="22"/>
          <w:szCs w:val="22"/>
        </w:rPr>
        <w:t>alone is both risky and likely to miss insights that can be gained if computational frameworks are employed.</w:t>
      </w:r>
    </w:p>
    <w:p w14:paraId="72C955FF" w14:textId="59443E15" w:rsidR="0086759A" w:rsidRDefault="00F824F3" w:rsidP="0086759A">
      <w:pPr>
        <w:pStyle w:val="BodyText"/>
        <w:rPr>
          <w:rFonts w:ascii="Times New Roman" w:hAnsi="Times New Roman" w:cs="Times New Roman"/>
          <w:sz w:val="22"/>
          <w:szCs w:val="22"/>
        </w:rPr>
      </w:pPr>
      <w:r>
        <w:rPr>
          <w:rFonts w:ascii="Times New Roman" w:hAnsi="Times New Roman" w:cs="Times New Roman"/>
          <w:sz w:val="22"/>
          <w:szCs w:val="22"/>
        </w:rPr>
        <w:t>We have experienced this in our own work---for example, in @kleinschmidt-jaeger2015 we were initially surprised that standard perceptual recalibration results can be explained through changes in beliefs about category _</w:t>
      </w:r>
      <w:r>
        <w:rPr>
          <w:rFonts w:ascii="Times New Roman" w:hAnsi="Times New Roman" w:cs="Times New Roman"/>
          <w:i/>
          <w:iCs/>
          <w:sz w:val="22"/>
          <w:szCs w:val="22"/>
        </w:rPr>
        <w:t xml:space="preserve">variances_ </w:t>
      </w:r>
      <w:r>
        <w:rPr>
          <w:rFonts w:ascii="Times New Roman" w:hAnsi="Times New Roman" w:cs="Times New Roman"/>
          <w:sz w:val="22"/>
          <w:szCs w:val="22"/>
        </w:rPr>
        <w:t>rather than only through changes in beliefs about category means. It was the use of a computational model with spelled</w:t>
      </w:r>
      <w:r w:rsidR="002D5EBD">
        <w:rPr>
          <w:rFonts w:ascii="Times New Roman" w:hAnsi="Times New Roman" w:cs="Times New Roman"/>
          <w:sz w:val="22"/>
          <w:szCs w:val="22"/>
        </w:rPr>
        <w:t>-</w:t>
      </w:r>
      <w:r>
        <w:rPr>
          <w:rFonts w:ascii="Times New Roman" w:hAnsi="Times New Roman" w:cs="Times New Roman"/>
          <w:sz w:val="22"/>
          <w:szCs w:val="22"/>
        </w:rPr>
        <w:t>out linking hypotheses about the entire chain from inputs (stimuli) to participants’ categorization responses that led to that insight---an insight that in _hindsight_ is obvious.</w:t>
      </w:r>
      <w:r w:rsidR="0086759A">
        <w:rPr>
          <w:rFonts w:ascii="Times New Roman" w:hAnsi="Times New Roman" w:cs="Times New Roman"/>
          <w:sz w:val="22"/>
          <w:szCs w:val="22"/>
        </w:rPr>
        <w:t xml:space="preserve"> Another example comes from </w:t>
      </w:r>
      <w:r w:rsidR="0086759A" w:rsidRPr="00D61D5F">
        <w:rPr>
          <w:rFonts w:ascii="Times New Roman" w:hAnsi="Times New Roman" w:cs="Times New Roman"/>
          <w:sz w:val="22"/>
          <w:szCs w:val="22"/>
        </w:rPr>
        <w:t xml:space="preserve">the </w:t>
      </w:r>
      <w:r w:rsidR="0086759A">
        <w:rPr>
          <w:rFonts w:ascii="Times New Roman" w:hAnsi="Times New Roman" w:cs="Times New Roman"/>
          <w:sz w:val="22"/>
          <w:szCs w:val="22"/>
        </w:rPr>
        <w:t>now classic</w:t>
      </w:r>
      <w:r w:rsidR="0086759A" w:rsidRPr="00D61D5F">
        <w:rPr>
          <w:rFonts w:ascii="Times New Roman" w:hAnsi="Times New Roman" w:cs="Times New Roman"/>
          <w:sz w:val="22"/>
          <w:szCs w:val="22"/>
        </w:rPr>
        <w:t xml:space="preserve"> study “The Weckud Wetch of the Wast” </w:t>
      </w:r>
      <w:r w:rsidR="0086759A">
        <w:rPr>
          <w:rFonts w:ascii="Times New Roman" w:hAnsi="Times New Roman" w:cs="Times New Roman"/>
          <w:sz w:val="22"/>
          <w:szCs w:val="22"/>
        </w:rPr>
        <w:t>[</w:t>
      </w:r>
      <w:r w:rsidR="0086759A" w:rsidRPr="009F05E9">
        <w:rPr>
          <w:rFonts w:ascii="Times New Roman" w:hAnsi="Times New Roman" w:cs="Times New Roman"/>
          <w:sz w:val="22"/>
          <w:szCs w:val="22"/>
        </w:rPr>
        <w:t>@maye2008</w:t>
      </w:r>
      <w:r w:rsidR="0086759A">
        <w:rPr>
          <w:rFonts w:ascii="Times New Roman" w:hAnsi="Times New Roman" w:cs="Times New Roman"/>
          <w:sz w:val="22"/>
          <w:szCs w:val="22"/>
        </w:rPr>
        <w:t>]</w:t>
      </w:r>
      <w:r w:rsidR="0086759A" w:rsidRPr="00D61D5F">
        <w:rPr>
          <w:rFonts w:ascii="Times New Roman" w:hAnsi="Times New Roman" w:cs="Times New Roman"/>
          <w:sz w:val="22"/>
          <w:szCs w:val="22"/>
        </w:rPr>
        <w:t>. The study exposed listeners to speech in which the vowel categories had undergone systematic (phonological) shifts</w:t>
      </w:r>
      <w:r w:rsidR="0086759A">
        <w:rPr>
          <w:rFonts w:ascii="Times New Roman" w:hAnsi="Times New Roman" w:cs="Times New Roman"/>
          <w:sz w:val="22"/>
          <w:szCs w:val="22"/>
        </w:rPr>
        <w:t xml:space="preserve"> and observed adaptive changes in subsequent vowel recognition</w:t>
      </w:r>
      <w:r w:rsidR="0086759A" w:rsidRPr="00D61D5F">
        <w:rPr>
          <w:rFonts w:ascii="Times New Roman" w:hAnsi="Times New Roman" w:cs="Times New Roman"/>
          <w:sz w:val="22"/>
          <w:szCs w:val="22"/>
        </w:rPr>
        <w:t xml:space="preserve">. Based on additional control conditions, Maye </w:t>
      </w:r>
      <w:r w:rsidR="0086759A">
        <w:rPr>
          <w:rFonts w:ascii="Times New Roman" w:hAnsi="Times New Roman" w:cs="Times New Roman"/>
          <w:sz w:val="22"/>
          <w:szCs w:val="22"/>
        </w:rPr>
        <w:t>et al.</w:t>
      </w:r>
      <w:r w:rsidR="0086759A" w:rsidRPr="00D61D5F">
        <w:rPr>
          <w:rFonts w:ascii="Times New Roman" w:hAnsi="Times New Roman" w:cs="Times New Roman"/>
          <w:sz w:val="22"/>
          <w:szCs w:val="22"/>
        </w:rPr>
        <w:t xml:space="preserve"> </w:t>
      </w:r>
      <w:r w:rsidR="0086759A">
        <w:rPr>
          <w:rFonts w:ascii="Times New Roman" w:hAnsi="Times New Roman" w:cs="Times New Roman"/>
          <w:sz w:val="22"/>
          <w:szCs w:val="22"/>
        </w:rPr>
        <w:t>(2008) reasoned</w:t>
      </w:r>
      <w:r w:rsidR="0086759A" w:rsidRPr="00D61D5F">
        <w:rPr>
          <w:rFonts w:ascii="Times New Roman" w:hAnsi="Times New Roman" w:cs="Times New Roman"/>
          <w:sz w:val="22"/>
          <w:szCs w:val="22"/>
        </w:rPr>
        <w:t xml:space="preserve"> that this finding could not be explained by “general relaxation of the criterion for what constitutes a good exemplar of the accented vowel category” but </w:t>
      </w:r>
      <w:r w:rsidR="0086759A">
        <w:rPr>
          <w:rFonts w:ascii="Times New Roman" w:hAnsi="Times New Roman" w:cs="Times New Roman"/>
          <w:sz w:val="22"/>
          <w:szCs w:val="22"/>
        </w:rPr>
        <w:t xml:space="preserve">instead </w:t>
      </w:r>
      <w:r w:rsidR="0086759A" w:rsidRPr="00D61D5F">
        <w:rPr>
          <w:rFonts w:ascii="Times New Roman" w:hAnsi="Times New Roman" w:cs="Times New Roman"/>
          <w:sz w:val="22"/>
          <w:szCs w:val="22"/>
        </w:rPr>
        <w:t xml:space="preserve">argued that </w:t>
      </w:r>
      <w:r w:rsidR="0086759A">
        <w:rPr>
          <w:rFonts w:ascii="Times New Roman" w:hAnsi="Times New Roman" w:cs="Times New Roman"/>
          <w:sz w:val="22"/>
          <w:szCs w:val="22"/>
        </w:rPr>
        <w:t xml:space="preserve">listeners </w:t>
      </w:r>
      <w:r w:rsidR="0086759A" w:rsidRPr="00D61D5F">
        <w:rPr>
          <w:rFonts w:ascii="Times New Roman" w:hAnsi="Times New Roman" w:cs="Times New Roman"/>
          <w:sz w:val="22"/>
          <w:szCs w:val="22"/>
        </w:rPr>
        <w:t xml:space="preserve">had learned </w:t>
      </w:r>
      <w:r w:rsidR="0086759A">
        <w:rPr>
          <w:rFonts w:ascii="Times New Roman" w:hAnsi="Times New Roman" w:cs="Times New Roman"/>
          <w:sz w:val="22"/>
          <w:szCs w:val="22"/>
        </w:rPr>
        <w:t>ways in which vowel representations are shifted. A</w:t>
      </w:r>
      <w:r w:rsidR="0086759A" w:rsidRPr="00D61D5F">
        <w:rPr>
          <w:rFonts w:ascii="Times New Roman" w:hAnsi="Times New Roman" w:cs="Times New Roman"/>
          <w:sz w:val="22"/>
          <w:szCs w:val="22"/>
        </w:rPr>
        <w:t xml:space="preserve"> recent study </w:t>
      </w:r>
      <w:r w:rsidR="0086759A" w:rsidRPr="00C05615">
        <w:rPr>
          <w:rFonts w:ascii="Times New Roman" w:hAnsi="Times New Roman" w:cs="Times New Roman"/>
          <w:sz w:val="22"/>
          <w:szCs w:val="22"/>
        </w:rPr>
        <w:t>[@hitczenko-feldman2016]</w:t>
      </w:r>
      <w:r w:rsidR="0086759A" w:rsidRPr="00D61D5F">
        <w:rPr>
          <w:rFonts w:ascii="Times New Roman" w:hAnsi="Times New Roman" w:cs="Times New Roman"/>
          <w:sz w:val="22"/>
          <w:szCs w:val="22"/>
        </w:rPr>
        <w:t xml:space="preserve"> revisited this result</w:t>
      </w:r>
      <w:r w:rsidR="0086759A">
        <w:rPr>
          <w:rFonts w:ascii="Times New Roman" w:hAnsi="Times New Roman" w:cs="Times New Roman"/>
          <w:sz w:val="22"/>
          <w:szCs w:val="22"/>
        </w:rPr>
        <w:t>, deriving predictions</w:t>
      </w:r>
      <w:r w:rsidR="0086759A" w:rsidRPr="00D61D5F">
        <w:rPr>
          <w:rFonts w:ascii="Times New Roman" w:hAnsi="Times New Roman" w:cs="Times New Roman"/>
          <w:sz w:val="22"/>
          <w:szCs w:val="22"/>
        </w:rPr>
        <w:t xml:space="preserve"> </w:t>
      </w:r>
      <w:r w:rsidR="0086759A">
        <w:rPr>
          <w:rFonts w:ascii="Times New Roman" w:hAnsi="Times New Roman" w:cs="Times New Roman"/>
          <w:sz w:val="22"/>
          <w:szCs w:val="22"/>
        </w:rPr>
        <w:t>from</w:t>
      </w:r>
      <w:r w:rsidR="0086759A" w:rsidRPr="00D61D5F">
        <w:rPr>
          <w:rFonts w:ascii="Times New Roman" w:hAnsi="Times New Roman" w:cs="Times New Roman"/>
          <w:sz w:val="22"/>
          <w:szCs w:val="22"/>
        </w:rPr>
        <w:t xml:space="preserve"> competing accounts within </w:t>
      </w:r>
      <w:r w:rsidR="0086759A">
        <w:rPr>
          <w:rFonts w:ascii="Times New Roman" w:hAnsi="Times New Roman" w:cs="Times New Roman"/>
          <w:sz w:val="22"/>
          <w:szCs w:val="22"/>
        </w:rPr>
        <w:t>a Bayesian ideal adaptor</w:t>
      </w:r>
      <w:r w:rsidR="0086759A" w:rsidRPr="00D61D5F">
        <w:rPr>
          <w:rFonts w:ascii="Times New Roman" w:hAnsi="Times New Roman" w:cs="Times New Roman"/>
          <w:sz w:val="22"/>
          <w:szCs w:val="22"/>
        </w:rPr>
        <w:t xml:space="preserve"> framework </w:t>
      </w:r>
      <w:r w:rsidR="0086759A">
        <w:rPr>
          <w:rFonts w:ascii="Times New Roman" w:hAnsi="Times New Roman" w:cs="Times New Roman"/>
          <w:sz w:val="22"/>
          <w:szCs w:val="22"/>
        </w:rPr>
        <w:t>[@kleinschmidt-jaeger2015]</w:t>
      </w:r>
      <w:r w:rsidR="0086759A" w:rsidRPr="00D61D5F">
        <w:rPr>
          <w:rFonts w:ascii="Times New Roman" w:hAnsi="Times New Roman" w:cs="Times New Roman"/>
          <w:sz w:val="22"/>
          <w:szCs w:val="22"/>
        </w:rPr>
        <w:t>.</w:t>
      </w:r>
      <w:r w:rsidR="0086759A">
        <w:rPr>
          <w:rFonts w:ascii="Times New Roman" w:hAnsi="Times New Roman" w:cs="Times New Roman"/>
          <w:sz w:val="22"/>
          <w:szCs w:val="22"/>
        </w:rPr>
        <w:t xml:space="preserve"> Hitczenko and Feldman </w:t>
      </w:r>
      <w:r w:rsidR="0086759A" w:rsidRPr="00D61D5F">
        <w:rPr>
          <w:rFonts w:ascii="Times New Roman" w:hAnsi="Times New Roman" w:cs="Times New Roman"/>
          <w:sz w:val="22"/>
          <w:szCs w:val="22"/>
        </w:rPr>
        <w:t>found that the results of Maye et al. (2008) were just as well, if not better, predicted by a learning model that expanded the categories, rather than shifting them.</w:t>
      </w:r>
    </w:p>
    <w:p w14:paraId="7E9572B8" w14:textId="41C4E6FA" w:rsidR="00F34D23" w:rsidRDefault="007D4CF3" w:rsidP="008F4EBE">
      <w:pPr>
        <w:pStyle w:val="BodyText"/>
        <w:rPr>
          <w:rFonts w:ascii="Times New Roman" w:hAnsi="Times New Roman" w:cs="Times New Roman"/>
          <w:sz w:val="22"/>
          <w:szCs w:val="22"/>
        </w:rPr>
      </w:pPr>
      <w:r>
        <w:rPr>
          <w:rFonts w:ascii="Times New Roman" w:hAnsi="Times New Roman" w:cs="Times New Roman"/>
          <w:sz w:val="22"/>
          <w:szCs w:val="22"/>
        </w:rPr>
        <w:t xml:space="preserve">We submit that </w:t>
      </w:r>
      <w:r w:rsidR="00925FA3">
        <w:rPr>
          <w:rFonts w:ascii="Times New Roman" w:hAnsi="Times New Roman" w:cs="Times New Roman"/>
          <w:sz w:val="22"/>
          <w:szCs w:val="22"/>
        </w:rPr>
        <w:t>computational</w:t>
      </w:r>
      <w:r>
        <w:rPr>
          <w:rFonts w:ascii="Times New Roman" w:hAnsi="Times New Roman" w:cs="Times New Roman"/>
          <w:sz w:val="22"/>
          <w:szCs w:val="22"/>
        </w:rPr>
        <w:t xml:space="preserve"> models are </w:t>
      </w:r>
      <w:r w:rsidR="002D5EBD">
        <w:rPr>
          <w:rFonts w:ascii="Times New Roman" w:hAnsi="Times New Roman" w:cs="Times New Roman"/>
          <w:sz w:val="22"/>
          <w:szCs w:val="22"/>
        </w:rPr>
        <w:t xml:space="preserve">not </w:t>
      </w:r>
      <w:r w:rsidR="00966C26">
        <w:rPr>
          <w:rFonts w:ascii="Times New Roman" w:hAnsi="Times New Roman" w:cs="Times New Roman"/>
          <w:sz w:val="22"/>
          <w:szCs w:val="22"/>
        </w:rPr>
        <w:t xml:space="preserve">only </w:t>
      </w:r>
      <w:r w:rsidR="0036609B">
        <w:rPr>
          <w:rFonts w:ascii="Times New Roman" w:hAnsi="Times New Roman" w:cs="Times New Roman"/>
          <w:sz w:val="22"/>
          <w:szCs w:val="22"/>
        </w:rPr>
        <w:t>useful,</w:t>
      </w:r>
      <w:r w:rsidR="002D5EBD">
        <w:rPr>
          <w:rFonts w:ascii="Times New Roman" w:hAnsi="Times New Roman" w:cs="Times New Roman"/>
          <w:sz w:val="22"/>
          <w:szCs w:val="22"/>
        </w:rPr>
        <w:t xml:space="preserve"> but indispensable </w:t>
      </w:r>
      <w:r w:rsidR="005270D7">
        <w:rPr>
          <w:rFonts w:ascii="Times New Roman" w:hAnsi="Times New Roman" w:cs="Times New Roman"/>
          <w:sz w:val="22"/>
          <w:szCs w:val="22"/>
        </w:rPr>
        <w:t xml:space="preserve">given the complexity of </w:t>
      </w:r>
      <w:commentRangeStart w:id="490"/>
      <w:r w:rsidR="0086759A">
        <w:rPr>
          <w:rFonts w:ascii="Times New Roman" w:hAnsi="Times New Roman" w:cs="Times New Roman"/>
          <w:sz w:val="22"/>
          <w:szCs w:val="22"/>
        </w:rPr>
        <w:t>adaptive speech perception</w:t>
      </w:r>
      <w:r w:rsidR="00F824F3" w:rsidRPr="00D61D5F">
        <w:rPr>
          <w:rFonts w:ascii="Times New Roman" w:hAnsi="Times New Roman" w:cs="Times New Roman"/>
          <w:sz w:val="22"/>
          <w:szCs w:val="22"/>
        </w:rPr>
        <w:t>.</w:t>
      </w:r>
      <w:r w:rsidR="00F34D23">
        <w:rPr>
          <w:rFonts w:ascii="Times New Roman" w:hAnsi="Times New Roman" w:cs="Times New Roman"/>
          <w:sz w:val="22"/>
          <w:szCs w:val="22"/>
        </w:rPr>
        <w:t xml:space="preserve"> </w:t>
      </w:r>
      <w:commentRangeEnd w:id="490"/>
      <w:r w:rsidR="00966C26">
        <w:rPr>
          <w:rStyle w:val="CommentReference"/>
        </w:rPr>
        <w:commentReference w:id="490"/>
      </w:r>
      <w:r w:rsidR="00F34D23">
        <w:rPr>
          <w:rFonts w:ascii="Times New Roman" w:hAnsi="Times New Roman" w:cs="Times New Roman"/>
          <w:sz w:val="22"/>
          <w:szCs w:val="22"/>
        </w:rPr>
        <w:t xml:space="preserve">All major theories </w:t>
      </w:r>
      <w:r w:rsidR="0036609B">
        <w:rPr>
          <w:rFonts w:ascii="Times New Roman" w:hAnsi="Times New Roman" w:cs="Times New Roman"/>
          <w:sz w:val="22"/>
          <w:szCs w:val="22"/>
        </w:rPr>
        <w:t>of adaptive speech perception</w:t>
      </w:r>
      <w:r w:rsidR="00F34D23">
        <w:rPr>
          <w:rFonts w:ascii="Times New Roman" w:hAnsi="Times New Roman" w:cs="Times New Roman"/>
          <w:sz w:val="22"/>
          <w:szCs w:val="22"/>
        </w:rPr>
        <w:t xml:space="preserve"> agree that t</w:t>
      </w:r>
      <w:r w:rsidR="008F4EBE" w:rsidRPr="00D61D5F">
        <w:rPr>
          <w:rFonts w:ascii="Times New Roman" w:hAnsi="Times New Roman" w:cs="Times New Roman"/>
          <w:sz w:val="22"/>
          <w:szCs w:val="22"/>
        </w:rPr>
        <w:t>wo types of information affect listeners’ interpretation of speech from an unfamiliar talker: (1) listener</w:t>
      </w:r>
      <w:r w:rsidR="00925FA3">
        <w:rPr>
          <w:rFonts w:ascii="Times New Roman" w:hAnsi="Times New Roman" w:cs="Times New Roman"/>
          <w:sz w:val="22"/>
          <w:szCs w:val="22"/>
        </w:rPr>
        <w:t>s</w:t>
      </w:r>
      <w:r w:rsidR="008F4EBE" w:rsidRPr="00D61D5F">
        <w:rPr>
          <w:rFonts w:ascii="Times New Roman" w:hAnsi="Times New Roman" w:cs="Times New Roman"/>
          <w:sz w:val="22"/>
          <w:szCs w:val="22"/>
        </w:rPr>
        <w:t xml:space="preserve">’ prior expectations based on the statistics of previously experienced speech input; and (2) the statistics of the present speech input </w:t>
      </w:r>
      <w:r w:rsidR="00385383">
        <w:rPr>
          <w:rFonts w:ascii="Times New Roman" w:hAnsi="Times New Roman" w:cs="Times New Roman"/>
          <w:sz w:val="22"/>
          <w:szCs w:val="22"/>
        </w:rPr>
        <w:t xml:space="preserve">(i.e., in test) </w:t>
      </w:r>
      <w:r w:rsidR="008F4EBE" w:rsidRPr="00D61D5F">
        <w:rPr>
          <w:rFonts w:ascii="Times New Roman" w:hAnsi="Times New Roman" w:cs="Times New Roman"/>
          <w:sz w:val="22"/>
          <w:szCs w:val="22"/>
        </w:rPr>
        <w:t>relative to those prior expectations. In exposure-test experiment</w:t>
      </w:r>
      <w:r w:rsidR="00F34D23">
        <w:rPr>
          <w:rFonts w:ascii="Times New Roman" w:hAnsi="Times New Roman" w:cs="Times New Roman"/>
          <w:sz w:val="22"/>
          <w:szCs w:val="22"/>
        </w:rPr>
        <w:t>s</w:t>
      </w:r>
      <w:r w:rsidR="008F4EBE" w:rsidRPr="00D61D5F">
        <w:rPr>
          <w:rFonts w:ascii="Times New Roman" w:hAnsi="Times New Roman" w:cs="Times New Roman"/>
          <w:sz w:val="22"/>
          <w:szCs w:val="22"/>
        </w:rPr>
        <w:t xml:space="preserve"> like those discussed in our case studies, (1) is further divided into two components: (1a) expectations based on the </w:t>
      </w:r>
      <w:r w:rsidR="006F48A3">
        <w:rPr>
          <w:rFonts w:ascii="Times New Roman" w:hAnsi="Times New Roman" w:cs="Times New Roman"/>
          <w:sz w:val="22"/>
          <w:szCs w:val="22"/>
        </w:rPr>
        <w:t>long-term speech</w:t>
      </w:r>
      <w:r w:rsidR="006F48A3" w:rsidRPr="00D61D5F">
        <w:rPr>
          <w:rFonts w:ascii="Times New Roman" w:hAnsi="Times New Roman" w:cs="Times New Roman"/>
          <w:sz w:val="22"/>
          <w:szCs w:val="22"/>
        </w:rPr>
        <w:t xml:space="preserve"> </w:t>
      </w:r>
      <w:r w:rsidR="008F4EBE" w:rsidRPr="00D61D5F">
        <w:rPr>
          <w:rFonts w:ascii="Times New Roman" w:hAnsi="Times New Roman" w:cs="Times New Roman"/>
          <w:sz w:val="22"/>
          <w:szCs w:val="22"/>
        </w:rPr>
        <w:t>statistics experienced prior to the experiment; and (1b) the input experienced during the exposure phase</w:t>
      </w:r>
      <w:r w:rsidR="00385383">
        <w:rPr>
          <w:rFonts w:ascii="Times New Roman" w:hAnsi="Times New Roman" w:cs="Times New Roman"/>
          <w:sz w:val="22"/>
          <w:szCs w:val="22"/>
        </w:rPr>
        <w:t xml:space="preserve">, where (1b) is assumed to </w:t>
      </w:r>
      <w:r w:rsidR="008F4EBE" w:rsidRPr="00D61D5F">
        <w:rPr>
          <w:rFonts w:ascii="Times New Roman" w:hAnsi="Times New Roman" w:cs="Times New Roman"/>
          <w:sz w:val="22"/>
          <w:szCs w:val="22"/>
        </w:rPr>
        <w:t>incrementally change</w:t>
      </w:r>
      <w:r w:rsidR="00385383">
        <w:rPr>
          <w:rFonts w:ascii="Times New Roman" w:hAnsi="Times New Roman" w:cs="Times New Roman"/>
          <w:sz w:val="22"/>
          <w:szCs w:val="22"/>
        </w:rPr>
        <w:t xml:space="preserve"> (1a) </w:t>
      </w:r>
      <w:r w:rsidR="008F4EBE" w:rsidRPr="00D61D5F">
        <w:rPr>
          <w:rFonts w:ascii="Times New Roman" w:hAnsi="Times New Roman" w:cs="Times New Roman"/>
          <w:sz w:val="22"/>
          <w:szCs w:val="22"/>
        </w:rPr>
        <w:t xml:space="preserve">that </w:t>
      </w:r>
      <w:r w:rsidR="006F48A3">
        <w:rPr>
          <w:rFonts w:ascii="Times New Roman" w:hAnsi="Times New Roman" w:cs="Times New Roman"/>
          <w:sz w:val="22"/>
          <w:szCs w:val="22"/>
        </w:rPr>
        <w:t>a</w:t>
      </w:r>
      <w:r w:rsidR="006F48A3" w:rsidRPr="00D61D5F">
        <w:rPr>
          <w:rFonts w:ascii="Times New Roman" w:hAnsi="Times New Roman" w:cs="Times New Roman"/>
          <w:sz w:val="22"/>
          <w:szCs w:val="22"/>
        </w:rPr>
        <w:t xml:space="preserve"> </w:t>
      </w:r>
      <w:r w:rsidR="008F4EBE" w:rsidRPr="00D61D5F">
        <w:rPr>
          <w:rFonts w:ascii="Times New Roman" w:hAnsi="Times New Roman" w:cs="Times New Roman"/>
          <w:sz w:val="22"/>
          <w:szCs w:val="22"/>
        </w:rPr>
        <w:t xml:space="preserve">listener brings into a subsequent perceptual response. </w:t>
      </w:r>
      <w:r w:rsidR="00F34D23">
        <w:rPr>
          <w:rFonts w:ascii="Times New Roman" w:hAnsi="Times New Roman" w:cs="Times New Roman"/>
          <w:sz w:val="22"/>
          <w:szCs w:val="22"/>
        </w:rPr>
        <w:t xml:space="preserve">In short, </w:t>
      </w:r>
      <w:r w:rsidR="00925FA3">
        <w:rPr>
          <w:rFonts w:ascii="Times New Roman" w:hAnsi="Times New Roman" w:cs="Times New Roman"/>
          <w:sz w:val="22"/>
          <w:szCs w:val="22"/>
        </w:rPr>
        <w:t>there is broad agreement that the commonalities and differences between prior experience, exposure, and test jointly affect listeners’ behavior</w:t>
      </w:r>
      <w:r w:rsidR="003F05F8">
        <w:rPr>
          <w:rFonts w:ascii="Times New Roman" w:hAnsi="Times New Roman" w:cs="Times New Roman"/>
          <w:sz w:val="22"/>
          <w:szCs w:val="22"/>
        </w:rPr>
        <w:t xml:space="preserve"> in our experiments</w:t>
      </w:r>
      <w:r w:rsidR="00925FA3">
        <w:rPr>
          <w:rFonts w:ascii="Times New Roman" w:hAnsi="Times New Roman" w:cs="Times New Roman"/>
          <w:sz w:val="22"/>
          <w:szCs w:val="22"/>
        </w:rPr>
        <w:t>. This points to complex interactions that are difficult to understand without the use of computational models</w:t>
      </w:r>
      <w:r w:rsidR="00FA4F63">
        <w:rPr>
          <w:rFonts w:ascii="Times New Roman" w:hAnsi="Times New Roman" w:cs="Times New Roman"/>
          <w:sz w:val="22"/>
          <w:szCs w:val="22"/>
        </w:rPr>
        <w:t xml:space="preserve"> [for further examples</w:t>
      </w:r>
      <w:r w:rsidR="00BD3E55">
        <w:rPr>
          <w:rFonts w:ascii="Times New Roman" w:hAnsi="Times New Roman" w:cs="Times New Roman"/>
          <w:sz w:val="22"/>
          <w:szCs w:val="22"/>
        </w:rPr>
        <w:t xml:space="preserve"> and discussion</w:t>
      </w:r>
      <w:r w:rsidR="00FA4F63">
        <w:rPr>
          <w:rFonts w:ascii="Times New Roman" w:hAnsi="Times New Roman" w:cs="Times New Roman"/>
          <w:sz w:val="22"/>
          <w:szCs w:val="22"/>
        </w:rPr>
        <w:t xml:space="preserve">, </w:t>
      </w:r>
      <w:r w:rsidR="00FA4F63" w:rsidRPr="00D61D5F">
        <w:rPr>
          <w:rFonts w:ascii="Times New Roman" w:hAnsi="Times New Roman" w:cs="Times New Roman"/>
          <w:sz w:val="22"/>
          <w:szCs w:val="22"/>
        </w:rPr>
        <w:t>see</w:t>
      </w:r>
      <w:r w:rsidR="00FA4F63">
        <w:rPr>
          <w:rFonts w:ascii="Times New Roman" w:hAnsi="Times New Roman" w:cs="Times New Roman"/>
          <w:sz w:val="22"/>
          <w:szCs w:val="22"/>
        </w:rPr>
        <w:t xml:space="preserve"> </w:t>
      </w:r>
      <w:r w:rsidR="00FA4F63" w:rsidRPr="00385383">
        <w:rPr>
          <w:rFonts w:ascii="Times New Roman" w:hAnsi="Times New Roman" w:cs="Times New Roman"/>
          <w:sz w:val="22"/>
          <w:szCs w:val="22"/>
        </w:rPr>
        <w:t>@apfelbaum-mcmurray2015; @sohoglu-davis2016; @tan2021; @theodore-monto2019; @toscano2018; @xie2021cognition</w:t>
      </w:r>
      <w:r w:rsidR="00FA4F63">
        <w:rPr>
          <w:rFonts w:ascii="Times New Roman" w:hAnsi="Times New Roman" w:cs="Times New Roman"/>
          <w:sz w:val="22"/>
          <w:szCs w:val="22"/>
        </w:rPr>
        <w:t>]</w:t>
      </w:r>
      <w:r w:rsidR="00925FA3">
        <w:rPr>
          <w:rFonts w:ascii="Times New Roman" w:hAnsi="Times New Roman" w:cs="Times New Roman"/>
          <w:sz w:val="22"/>
          <w:szCs w:val="22"/>
        </w:rPr>
        <w:t xml:space="preserve">.  </w:t>
      </w:r>
      <w:r w:rsidR="00F34D23">
        <w:rPr>
          <w:rFonts w:ascii="Times New Roman" w:hAnsi="Times New Roman" w:cs="Times New Roman"/>
          <w:sz w:val="22"/>
          <w:szCs w:val="22"/>
        </w:rPr>
        <w:t xml:space="preserve"> </w:t>
      </w:r>
    </w:p>
    <w:p w14:paraId="6FB4594E" w14:textId="04083AEC" w:rsidR="00803670" w:rsidRDefault="001A7B21" w:rsidP="00803670">
      <w:pPr>
        <w:pStyle w:val="BodyText"/>
        <w:rPr>
          <w:rFonts w:ascii="Times New Roman" w:hAnsi="Times New Roman" w:cs="Times New Roman"/>
          <w:sz w:val="22"/>
          <w:szCs w:val="22"/>
        </w:rPr>
      </w:pPr>
      <w:r>
        <w:rPr>
          <w:rFonts w:ascii="Times New Roman" w:hAnsi="Times New Roman" w:cs="Times New Roman"/>
          <w:sz w:val="22"/>
          <w:szCs w:val="22"/>
        </w:rPr>
        <w:t>J</w:t>
      </w:r>
      <w:r w:rsidR="007734C6" w:rsidRPr="007734C6">
        <w:rPr>
          <w:rFonts w:ascii="Times New Roman" w:hAnsi="Times New Roman" w:cs="Times New Roman"/>
          <w:sz w:val="22"/>
          <w:szCs w:val="22"/>
        </w:rPr>
        <w:t>ust as computational researchers</w:t>
      </w:r>
      <w:r w:rsidR="003F05F8">
        <w:rPr>
          <w:rFonts w:ascii="Times New Roman" w:hAnsi="Times New Roman" w:cs="Times New Roman"/>
          <w:sz w:val="22"/>
          <w:szCs w:val="22"/>
        </w:rPr>
        <w:t xml:space="preserve"> benefit from familiarity with</w:t>
      </w:r>
      <w:r w:rsidR="007734C6" w:rsidRPr="007734C6">
        <w:rPr>
          <w:rFonts w:ascii="Times New Roman" w:hAnsi="Times New Roman" w:cs="Times New Roman"/>
          <w:sz w:val="22"/>
          <w:szCs w:val="22"/>
        </w:rPr>
        <w:t xml:space="preserve"> experiment</w:t>
      </w:r>
      <w:r w:rsidR="00013378">
        <w:rPr>
          <w:rFonts w:ascii="Times New Roman" w:hAnsi="Times New Roman" w:cs="Times New Roman"/>
          <w:sz w:val="22"/>
          <w:szCs w:val="22"/>
        </w:rPr>
        <w:t xml:space="preserve">s, </w:t>
      </w:r>
      <w:r w:rsidR="007734C6" w:rsidRPr="007734C6">
        <w:rPr>
          <w:rFonts w:ascii="Times New Roman" w:hAnsi="Times New Roman" w:cs="Times New Roman"/>
          <w:sz w:val="22"/>
          <w:szCs w:val="22"/>
        </w:rPr>
        <w:t xml:space="preserve">experimental psychologists and neuroscientists can benefit from increased familiarity </w:t>
      </w:r>
      <w:r w:rsidR="00C61574">
        <w:rPr>
          <w:rFonts w:ascii="Times New Roman" w:hAnsi="Times New Roman" w:cs="Times New Roman"/>
          <w:sz w:val="22"/>
          <w:szCs w:val="22"/>
        </w:rPr>
        <w:t>with</w:t>
      </w:r>
      <w:r w:rsidR="007734C6" w:rsidRPr="007734C6">
        <w:rPr>
          <w:rFonts w:ascii="Times New Roman" w:hAnsi="Times New Roman" w:cs="Times New Roman"/>
          <w:sz w:val="22"/>
          <w:szCs w:val="22"/>
        </w:rPr>
        <w:t xml:space="preserve"> the computational models that are directly relevant to their research.</w:t>
      </w:r>
      <w:r w:rsidR="007734C6">
        <w:rPr>
          <w:rFonts w:ascii="Times New Roman" w:hAnsi="Times New Roman" w:cs="Times New Roman"/>
          <w:sz w:val="22"/>
          <w:szCs w:val="22"/>
        </w:rPr>
        <w:t xml:space="preserve"> </w:t>
      </w:r>
      <w:r w:rsidR="00871305">
        <w:rPr>
          <w:rFonts w:ascii="Times New Roman" w:hAnsi="Times New Roman" w:cs="Times New Roman"/>
          <w:sz w:val="22"/>
          <w:szCs w:val="22"/>
        </w:rPr>
        <w:t xml:space="preserve">Computational models complement hypothesis testing in </w:t>
      </w:r>
      <w:r w:rsidR="00D62058">
        <w:rPr>
          <w:rFonts w:ascii="Times New Roman" w:hAnsi="Times New Roman" w:cs="Times New Roman"/>
          <w:sz w:val="22"/>
          <w:szCs w:val="22"/>
        </w:rPr>
        <w:t xml:space="preserve">advancing </w:t>
      </w:r>
      <w:r w:rsidR="00871305">
        <w:rPr>
          <w:rFonts w:ascii="Times New Roman" w:hAnsi="Times New Roman" w:cs="Times New Roman"/>
          <w:sz w:val="22"/>
          <w:szCs w:val="22"/>
        </w:rPr>
        <w:t>our understanding of the cognitive functions underlying complex tasks such as adaptive speech perception [@kriegeskorte2018]</w:t>
      </w:r>
      <w:r w:rsidR="00603B2E">
        <w:rPr>
          <w:rFonts w:ascii="Times New Roman" w:hAnsi="Times New Roman" w:cs="Times New Roman"/>
          <w:sz w:val="22"/>
          <w:szCs w:val="22"/>
        </w:rPr>
        <w:t>, and they are now more accessible than ever</w:t>
      </w:r>
      <w:r w:rsidR="00250778">
        <w:rPr>
          <w:rFonts w:ascii="Times New Roman" w:hAnsi="Times New Roman" w:cs="Times New Roman"/>
          <w:sz w:val="22"/>
          <w:szCs w:val="22"/>
        </w:rPr>
        <w:t xml:space="preserve">. </w:t>
      </w:r>
      <w:r w:rsidR="001F4C91">
        <w:rPr>
          <w:rFonts w:ascii="Times New Roman" w:hAnsi="Times New Roman" w:cs="Times New Roman"/>
          <w:sz w:val="22"/>
          <w:szCs w:val="22"/>
        </w:rPr>
        <w:t>For instance, f</w:t>
      </w:r>
      <w:r w:rsidR="00DF40D1" w:rsidRPr="00D61D5F">
        <w:rPr>
          <w:rFonts w:ascii="Times New Roman" w:hAnsi="Times New Roman" w:cs="Times New Roman"/>
          <w:sz w:val="22"/>
          <w:szCs w:val="22"/>
        </w:rPr>
        <w:t>ormal models of normalization have</w:t>
      </w:r>
      <w:r w:rsidR="00670084">
        <w:rPr>
          <w:rFonts w:ascii="Times New Roman" w:hAnsi="Times New Roman" w:cs="Times New Roman"/>
          <w:sz w:val="22"/>
          <w:szCs w:val="22"/>
        </w:rPr>
        <w:t xml:space="preserve"> been </w:t>
      </w:r>
      <w:r w:rsidR="003F05F8">
        <w:rPr>
          <w:rFonts w:ascii="Times New Roman" w:hAnsi="Times New Roman" w:cs="Times New Roman"/>
          <w:sz w:val="22"/>
          <w:szCs w:val="22"/>
        </w:rPr>
        <w:t>available for decades</w:t>
      </w:r>
      <w:r w:rsidR="00803670">
        <w:rPr>
          <w:rFonts w:ascii="Times New Roman" w:hAnsi="Times New Roman" w:cs="Times New Roman"/>
          <w:sz w:val="22"/>
          <w:szCs w:val="22"/>
        </w:rPr>
        <w:t xml:space="preserve"> and some of them</w:t>
      </w:r>
      <w:r w:rsidR="00864470">
        <w:rPr>
          <w:rFonts w:ascii="Times New Roman" w:hAnsi="Times New Roman" w:cs="Times New Roman"/>
          <w:sz w:val="22"/>
          <w:szCs w:val="22"/>
        </w:rPr>
        <w:t xml:space="preserve"> </w:t>
      </w:r>
      <w:r w:rsidR="00DF40D1" w:rsidRPr="00D61D5F">
        <w:rPr>
          <w:rFonts w:ascii="Times New Roman" w:hAnsi="Times New Roman" w:cs="Times New Roman"/>
          <w:sz w:val="22"/>
          <w:szCs w:val="22"/>
        </w:rPr>
        <w:t xml:space="preserve">are no more complex than standard data analysis </w:t>
      </w:r>
      <w:r w:rsidR="00C05615" w:rsidRPr="00C05615">
        <w:rPr>
          <w:rFonts w:ascii="Times New Roman" w:hAnsi="Times New Roman" w:cs="Times New Roman"/>
          <w:sz w:val="22"/>
          <w:szCs w:val="22"/>
        </w:rPr>
        <w:t>[e.g., linear regression for C-CuRE, @mcmurray-jongman2011]</w:t>
      </w:r>
      <w:r w:rsidR="00C05615">
        <w:rPr>
          <w:rFonts w:ascii="Times New Roman" w:hAnsi="Times New Roman" w:cs="Times New Roman"/>
          <w:sz w:val="22"/>
          <w:szCs w:val="22"/>
        </w:rPr>
        <w:t>.</w:t>
      </w:r>
      <w:r w:rsidR="00DF40D1" w:rsidRPr="00D61D5F">
        <w:rPr>
          <w:rFonts w:ascii="Times New Roman" w:hAnsi="Times New Roman" w:cs="Times New Roman"/>
          <w:sz w:val="22"/>
          <w:szCs w:val="22"/>
        </w:rPr>
        <w:t xml:space="preserve"> </w:t>
      </w:r>
      <w:r w:rsidR="003F05F8">
        <w:rPr>
          <w:rFonts w:ascii="Times New Roman" w:hAnsi="Times New Roman" w:cs="Times New Roman"/>
          <w:sz w:val="22"/>
          <w:szCs w:val="22"/>
        </w:rPr>
        <w:t>Similarly, f</w:t>
      </w:r>
      <w:r w:rsidR="003F05F8" w:rsidRPr="00D61D5F">
        <w:rPr>
          <w:rFonts w:ascii="Times New Roman" w:hAnsi="Times New Roman" w:cs="Times New Roman"/>
          <w:sz w:val="22"/>
          <w:szCs w:val="22"/>
        </w:rPr>
        <w:t xml:space="preserve">ully </w:t>
      </w:r>
      <w:r w:rsidR="00DF40D1" w:rsidRPr="00D61D5F">
        <w:rPr>
          <w:rFonts w:ascii="Times New Roman" w:hAnsi="Times New Roman" w:cs="Times New Roman"/>
          <w:sz w:val="22"/>
          <w:szCs w:val="22"/>
        </w:rPr>
        <w:t xml:space="preserve">specified distributional learning models have been available for </w:t>
      </w:r>
      <w:r w:rsidR="00AD7D42">
        <w:rPr>
          <w:rFonts w:ascii="Times New Roman" w:hAnsi="Times New Roman" w:cs="Times New Roman"/>
          <w:sz w:val="22"/>
          <w:szCs w:val="22"/>
        </w:rPr>
        <w:t>at least</w:t>
      </w:r>
      <w:r w:rsidR="00AD7D42" w:rsidRPr="00D61D5F">
        <w:rPr>
          <w:rFonts w:ascii="Times New Roman" w:hAnsi="Times New Roman" w:cs="Times New Roman"/>
          <w:sz w:val="22"/>
          <w:szCs w:val="22"/>
        </w:rPr>
        <w:t xml:space="preserve"> </w:t>
      </w:r>
      <w:r w:rsidR="00AD7D42">
        <w:rPr>
          <w:rFonts w:ascii="Times New Roman" w:hAnsi="Times New Roman" w:cs="Times New Roman"/>
          <w:sz w:val="22"/>
          <w:szCs w:val="22"/>
        </w:rPr>
        <w:t>two</w:t>
      </w:r>
      <w:r w:rsidR="00AD7D42" w:rsidRPr="00D61D5F">
        <w:rPr>
          <w:rFonts w:ascii="Times New Roman" w:hAnsi="Times New Roman" w:cs="Times New Roman"/>
          <w:sz w:val="22"/>
          <w:szCs w:val="22"/>
        </w:rPr>
        <w:t xml:space="preserve"> </w:t>
      </w:r>
      <w:r w:rsidR="00DF40D1" w:rsidRPr="00D61D5F">
        <w:rPr>
          <w:rFonts w:ascii="Times New Roman" w:hAnsi="Times New Roman" w:cs="Times New Roman"/>
          <w:sz w:val="22"/>
          <w:szCs w:val="22"/>
        </w:rPr>
        <w:t>decade</w:t>
      </w:r>
      <w:r w:rsidR="00AD7D42">
        <w:rPr>
          <w:rFonts w:ascii="Times New Roman" w:hAnsi="Times New Roman" w:cs="Times New Roman"/>
          <w:sz w:val="22"/>
          <w:szCs w:val="22"/>
        </w:rPr>
        <w:t>s</w:t>
      </w:r>
      <w:r w:rsidR="00DF40D1" w:rsidRPr="00D61D5F">
        <w:rPr>
          <w:rFonts w:ascii="Times New Roman" w:hAnsi="Times New Roman" w:cs="Times New Roman"/>
          <w:sz w:val="22"/>
          <w:szCs w:val="22"/>
        </w:rPr>
        <w:t xml:space="preserve"> </w:t>
      </w:r>
      <w:r w:rsidR="00C05615">
        <w:rPr>
          <w:rFonts w:ascii="Times New Roman" w:hAnsi="Times New Roman" w:cs="Times New Roman"/>
          <w:sz w:val="22"/>
          <w:szCs w:val="22"/>
        </w:rPr>
        <w:t>[</w:t>
      </w:r>
      <w:r w:rsidR="00DF40D1" w:rsidRPr="00D61D5F">
        <w:rPr>
          <w:rFonts w:ascii="Times New Roman" w:hAnsi="Times New Roman" w:cs="Times New Roman"/>
          <w:sz w:val="22"/>
          <w:szCs w:val="22"/>
        </w:rPr>
        <w:t xml:space="preserve">e.g., </w:t>
      </w:r>
      <w:r w:rsidR="00AD7D42">
        <w:rPr>
          <w:rFonts w:ascii="Times New Roman" w:hAnsi="Times New Roman" w:cs="Times New Roman"/>
          <w:sz w:val="22"/>
          <w:szCs w:val="22"/>
        </w:rPr>
        <w:t xml:space="preserve">mixtures of Gaussians, @mcmurray2007; @toscano-mcmurray2010; @feldman2013; </w:t>
      </w:r>
      <w:r w:rsidR="00DF40D1" w:rsidRPr="00D61D5F">
        <w:rPr>
          <w:rFonts w:ascii="Times New Roman" w:hAnsi="Times New Roman" w:cs="Times New Roman"/>
          <w:sz w:val="22"/>
          <w:szCs w:val="22"/>
        </w:rPr>
        <w:t xml:space="preserve">exemplar models, </w:t>
      </w:r>
      <w:r w:rsidR="00AD7D42">
        <w:rPr>
          <w:rFonts w:ascii="Times New Roman" w:hAnsi="Times New Roman" w:cs="Times New Roman"/>
          <w:sz w:val="22"/>
          <w:szCs w:val="22"/>
        </w:rPr>
        <w:t xml:space="preserve">@johnson1997; </w:t>
      </w:r>
      <w:r w:rsidR="00C05615" w:rsidRPr="00C05615">
        <w:rPr>
          <w:rFonts w:ascii="Times New Roman" w:hAnsi="Times New Roman" w:cs="Times New Roman"/>
          <w:sz w:val="22"/>
          <w:szCs w:val="22"/>
        </w:rPr>
        <w:t>@apfelbaum-mcmurray2015</w:t>
      </w:r>
      <w:r w:rsidR="00DF40D1" w:rsidRPr="00D61D5F">
        <w:rPr>
          <w:rFonts w:ascii="Times New Roman" w:hAnsi="Times New Roman" w:cs="Times New Roman"/>
          <w:sz w:val="22"/>
          <w:szCs w:val="22"/>
        </w:rPr>
        <w:t xml:space="preserve">; ideal adaptors, </w:t>
      </w:r>
      <w:r w:rsidR="00C05615" w:rsidRPr="00C05615">
        <w:rPr>
          <w:rFonts w:ascii="Times New Roman" w:hAnsi="Times New Roman" w:cs="Times New Roman"/>
          <w:sz w:val="22"/>
          <w:szCs w:val="22"/>
        </w:rPr>
        <w:t>@kleinschmidt-jaeger2015</w:t>
      </w:r>
      <w:r w:rsidR="00C05615">
        <w:rPr>
          <w:rFonts w:ascii="Times New Roman" w:hAnsi="Times New Roman" w:cs="Times New Roman"/>
          <w:sz w:val="22"/>
          <w:szCs w:val="22"/>
        </w:rPr>
        <w:t>]</w:t>
      </w:r>
      <w:r w:rsidR="00AD7D42">
        <w:rPr>
          <w:rFonts w:ascii="Times New Roman" w:hAnsi="Times New Roman" w:cs="Times New Roman"/>
          <w:sz w:val="22"/>
          <w:szCs w:val="22"/>
        </w:rPr>
        <w:t xml:space="preserve">. </w:t>
      </w:r>
      <w:r w:rsidR="00803670">
        <w:rPr>
          <w:rFonts w:ascii="Times New Roman" w:hAnsi="Times New Roman" w:cs="Times New Roman"/>
          <w:sz w:val="22"/>
          <w:szCs w:val="22"/>
        </w:rPr>
        <w:t xml:space="preserve">Both classes of models have </w:t>
      </w:r>
      <w:r w:rsidR="00803670">
        <w:rPr>
          <w:rFonts w:ascii="Times New Roman" w:hAnsi="Times New Roman" w:cs="Times New Roman"/>
          <w:sz w:val="22"/>
          <w:szCs w:val="22"/>
        </w:rPr>
        <w:lastRenderedPageBreak/>
        <w:t xml:space="preserve">some variants that are now freely available as R library [e.g., </w:t>
      </w:r>
      <w:r w:rsidR="00B75866">
        <w:rPr>
          <w:rFonts w:ascii="Times New Roman" w:hAnsi="Times New Roman" w:cs="Times New Roman"/>
          <w:sz w:val="22"/>
          <w:szCs w:val="22"/>
        </w:rPr>
        <w:t>for normalization:</w:t>
      </w:r>
      <w:r w:rsidR="00B75866" w:rsidRPr="00C05615" w:rsidDel="00B75866">
        <w:rPr>
          <w:rFonts w:ascii="Times New Roman" w:hAnsi="Times New Roman" w:cs="Times New Roman"/>
          <w:sz w:val="22"/>
          <w:szCs w:val="22"/>
        </w:rPr>
        <w:t xml:space="preserve"> </w:t>
      </w:r>
      <w:r w:rsidR="0051433A" w:rsidRPr="00C05615">
        <w:rPr>
          <w:rFonts w:ascii="Times New Roman" w:hAnsi="Times New Roman" w:cs="Times New Roman"/>
          <w:sz w:val="22"/>
          <w:szCs w:val="22"/>
        </w:rPr>
        <w:t>\texttt{</w:t>
      </w:r>
      <w:r w:rsidR="0051433A">
        <w:rPr>
          <w:rFonts w:ascii="Times New Roman" w:hAnsi="Times New Roman" w:cs="Times New Roman"/>
          <w:sz w:val="22"/>
          <w:szCs w:val="22"/>
        </w:rPr>
        <w:t>phon</w:t>
      </w:r>
      <w:r w:rsidR="00B75866">
        <w:rPr>
          <w:rFonts w:ascii="Times New Roman" w:hAnsi="Times New Roman" w:cs="Times New Roman"/>
          <w:sz w:val="22"/>
          <w:szCs w:val="22"/>
        </w:rPr>
        <w:t>T</w:t>
      </w:r>
      <w:r w:rsidR="008D7380">
        <w:rPr>
          <w:rFonts w:ascii="Times New Roman" w:hAnsi="Times New Roman" w:cs="Times New Roman"/>
          <w:sz w:val="22"/>
          <w:szCs w:val="22"/>
        </w:rPr>
        <w:t>ools</w:t>
      </w:r>
      <w:r w:rsidR="0051433A" w:rsidRPr="00C05615">
        <w:rPr>
          <w:rFonts w:ascii="Times New Roman" w:hAnsi="Times New Roman" w:cs="Times New Roman"/>
          <w:sz w:val="22"/>
          <w:szCs w:val="22"/>
        </w:rPr>
        <w:t>}</w:t>
      </w:r>
      <w:r w:rsidR="0051433A">
        <w:rPr>
          <w:rFonts w:ascii="Times New Roman" w:hAnsi="Times New Roman" w:cs="Times New Roman"/>
          <w:sz w:val="22"/>
          <w:szCs w:val="22"/>
        </w:rPr>
        <w:t xml:space="preserve">, </w:t>
      </w:r>
      <w:r w:rsidR="00803670">
        <w:rPr>
          <w:rFonts w:ascii="Times New Roman" w:hAnsi="Times New Roman" w:cs="Times New Roman"/>
          <w:sz w:val="22"/>
          <w:szCs w:val="22"/>
        </w:rPr>
        <w:t>@</w:t>
      </w:r>
      <w:r w:rsidR="008D7380">
        <w:rPr>
          <w:rFonts w:ascii="Times New Roman" w:hAnsi="Times New Roman" w:cs="Times New Roman"/>
          <w:sz w:val="22"/>
          <w:szCs w:val="22"/>
        </w:rPr>
        <w:t>barreda2015</w:t>
      </w:r>
      <w:r w:rsidR="00B75866">
        <w:rPr>
          <w:rFonts w:ascii="Times New Roman" w:hAnsi="Times New Roman" w:cs="Times New Roman"/>
          <w:sz w:val="22"/>
          <w:szCs w:val="22"/>
        </w:rPr>
        <w:t xml:space="preserve">; for changes in category representations: </w:t>
      </w:r>
      <w:r w:rsidR="00B75866" w:rsidRPr="00C05615">
        <w:rPr>
          <w:rFonts w:ascii="Times New Roman" w:hAnsi="Times New Roman" w:cs="Times New Roman"/>
          <w:sz w:val="22"/>
          <w:szCs w:val="22"/>
        </w:rPr>
        <w:t>\texttt{beliefupdatr},</w:t>
      </w:r>
      <w:r w:rsidR="00B75866">
        <w:rPr>
          <w:rFonts w:ascii="Times New Roman" w:hAnsi="Times New Roman" w:cs="Times New Roman"/>
          <w:sz w:val="22"/>
          <w:szCs w:val="22"/>
        </w:rPr>
        <w:t xml:space="preserve"> </w:t>
      </w:r>
      <w:r w:rsidR="00B75866" w:rsidRPr="00C05615">
        <w:rPr>
          <w:rFonts w:ascii="Times New Roman" w:hAnsi="Times New Roman" w:cs="Times New Roman"/>
          <w:sz w:val="22"/>
          <w:szCs w:val="22"/>
        </w:rPr>
        <w:t>@kleinschmidt-jaeger2015</w:t>
      </w:r>
      <w:r w:rsidR="00B75866">
        <w:rPr>
          <w:rFonts w:ascii="Times New Roman" w:hAnsi="Times New Roman" w:cs="Times New Roman"/>
          <w:sz w:val="22"/>
          <w:szCs w:val="22"/>
        </w:rPr>
        <w:t>; and its extension \texttt{MVBeliefUpdatr}, @</w:t>
      </w:r>
      <w:r w:rsidR="0048020C" w:rsidRPr="0048020C">
        <w:rPr>
          <w:rFonts w:ascii="Times New Roman" w:hAnsi="Times New Roman" w:cs="Times New Roman"/>
          <w:sz w:val="22"/>
          <w:szCs w:val="22"/>
        </w:rPr>
        <w:t>R-MVBeliefUpdatr</w:t>
      </w:r>
      <w:r w:rsidR="00803670">
        <w:rPr>
          <w:rFonts w:ascii="Times New Roman" w:hAnsi="Times New Roman" w:cs="Times New Roman"/>
          <w:sz w:val="22"/>
          <w:szCs w:val="22"/>
        </w:rPr>
        <w:t xml:space="preserve">]. </w:t>
      </w:r>
      <w:r w:rsidR="00DF40D1" w:rsidRPr="00670084">
        <w:rPr>
          <w:rFonts w:ascii="Times New Roman" w:hAnsi="Times New Roman" w:cs="Times New Roman"/>
          <w:sz w:val="22"/>
          <w:szCs w:val="22"/>
        </w:rPr>
        <w:t xml:space="preserve">ASP </w:t>
      </w:r>
      <w:r w:rsidR="00FA4F63">
        <w:rPr>
          <w:rFonts w:ascii="Times New Roman" w:hAnsi="Times New Roman" w:cs="Times New Roman"/>
          <w:sz w:val="22"/>
          <w:szCs w:val="22"/>
        </w:rPr>
        <w:t>integrates models of all three change mechanisms</w:t>
      </w:r>
      <w:r w:rsidR="00670084" w:rsidRPr="00670084">
        <w:rPr>
          <w:rFonts w:ascii="Times New Roman" w:hAnsi="Times New Roman" w:cs="Times New Roman"/>
          <w:sz w:val="22"/>
          <w:szCs w:val="22"/>
        </w:rPr>
        <w:t xml:space="preserve"> in </w:t>
      </w:r>
      <w:r w:rsidR="00FA4F63">
        <w:rPr>
          <w:rFonts w:ascii="Times New Roman" w:hAnsi="Times New Roman" w:cs="Times New Roman"/>
          <w:sz w:val="22"/>
          <w:szCs w:val="22"/>
        </w:rPr>
        <w:t>R</w:t>
      </w:r>
      <w:r w:rsidR="00670084" w:rsidRPr="00670084">
        <w:rPr>
          <w:rFonts w:ascii="Times New Roman" w:hAnsi="Times New Roman" w:cs="Times New Roman"/>
          <w:sz w:val="22"/>
          <w:szCs w:val="22"/>
        </w:rPr>
        <w:t xml:space="preserve"> (provided </w:t>
      </w:r>
      <w:r w:rsidR="007C0892">
        <w:rPr>
          <w:rFonts w:ascii="Times New Roman" w:hAnsi="Times New Roman" w:cs="Times New Roman"/>
          <w:sz w:val="22"/>
          <w:szCs w:val="22"/>
        </w:rPr>
        <w:t xml:space="preserve">at </w:t>
      </w:r>
      <w:hyperlink r:id="rId15" w:history="1">
        <w:r w:rsidR="007C0892" w:rsidRPr="007C0892">
          <w:rPr>
            <w:rStyle w:val="Hyperlink"/>
            <w:rFonts w:ascii="Times New Roman" w:hAnsi="Times New Roman" w:cs="Times New Roman"/>
          </w:rPr>
          <w:t>https://osf.io/q7gjp/</w:t>
        </w:r>
      </w:hyperlink>
      <w:r w:rsidR="00670084" w:rsidRPr="00670084">
        <w:rPr>
          <w:rFonts w:ascii="Times New Roman" w:hAnsi="Times New Roman" w:cs="Times New Roman"/>
          <w:sz w:val="22"/>
          <w:szCs w:val="22"/>
        </w:rPr>
        <w:t>).</w:t>
      </w:r>
      <w:r w:rsidR="00670084">
        <w:rPr>
          <w:rFonts w:ascii="Times New Roman" w:hAnsi="Times New Roman" w:cs="Times New Roman"/>
          <w:sz w:val="22"/>
          <w:szCs w:val="22"/>
        </w:rPr>
        <w:t xml:space="preserve"> </w:t>
      </w:r>
      <w:r w:rsidR="00FA4F63">
        <w:rPr>
          <w:rFonts w:ascii="Times New Roman" w:hAnsi="Times New Roman" w:cs="Times New Roman"/>
          <w:sz w:val="22"/>
          <w:szCs w:val="22"/>
        </w:rPr>
        <w:t>Specifically, t</w:t>
      </w:r>
      <w:r w:rsidR="003F05F8">
        <w:rPr>
          <w:rFonts w:ascii="Times New Roman" w:hAnsi="Times New Roman" w:cs="Times New Roman"/>
          <w:sz w:val="22"/>
          <w:szCs w:val="22"/>
        </w:rPr>
        <w:t>he three change models of ASP</w:t>
      </w:r>
      <w:r w:rsidR="003F05F8" w:rsidRPr="00D61D5F">
        <w:rPr>
          <w:rFonts w:ascii="Times New Roman" w:hAnsi="Times New Roman" w:cs="Times New Roman"/>
          <w:sz w:val="22"/>
          <w:szCs w:val="22"/>
        </w:rPr>
        <w:t xml:space="preserve"> spell out competing hypotheses about </w:t>
      </w:r>
      <w:r w:rsidR="00BD6EBF">
        <w:rPr>
          <w:rFonts w:ascii="Times New Roman" w:hAnsi="Times New Roman" w:cs="Times New Roman"/>
          <w:sz w:val="22"/>
          <w:szCs w:val="22"/>
        </w:rPr>
        <w:t>how</w:t>
      </w:r>
      <w:r w:rsidR="003F05F8" w:rsidRPr="00D61D5F">
        <w:rPr>
          <w:rFonts w:ascii="Times New Roman" w:hAnsi="Times New Roman" w:cs="Times New Roman"/>
          <w:sz w:val="22"/>
          <w:szCs w:val="22"/>
        </w:rPr>
        <w:t xml:space="preserve"> </w:t>
      </w:r>
      <w:r w:rsidR="00FA4F63">
        <w:rPr>
          <w:rFonts w:ascii="Times New Roman" w:hAnsi="Times New Roman" w:cs="Times New Roman"/>
          <w:sz w:val="22"/>
          <w:szCs w:val="22"/>
        </w:rPr>
        <w:t xml:space="preserve">exposure </w:t>
      </w:r>
      <w:r w:rsidR="003F05F8" w:rsidRPr="00D61D5F">
        <w:rPr>
          <w:rFonts w:ascii="Times New Roman" w:hAnsi="Times New Roman" w:cs="Times New Roman"/>
          <w:sz w:val="22"/>
          <w:szCs w:val="22"/>
        </w:rPr>
        <w:t xml:space="preserve">(1b) is integrated with </w:t>
      </w:r>
      <w:r w:rsidR="00FA4F63">
        <w:rPr>
          <w:rFonts w:ascii="Times New Roman" w:hAnsi="Times New Roman" w:cs="Times New Roman"/>
          <w:sz w:val="22"/>
          <w:szCs w:val="22"/>
        </w:rPr>
        <w:t xml:space="preserve">prior experience </w:t>
      </w:r>
      <w:r w:rsidR="003F05F8" w:rsidRPr="00D61D5F">
        <w:rPr>
          <w:rFonts w:ascii="Times New Roman" w:hAnsi="Times New Roman" w:cs="Times New Roman"/>
          <w:sz w:val="22"/>
          <w:szCs w:val="22"/>
        </w:rPr>
        <w:t xml:space="preserve">(1a). </w:t>
      </w:r>
      <w:r w:rsidR="003F05F8">
        <w:rPr>
          <w:rFonts w:ascii="Times New Roman" w:hAnsi="Times New Roman" w:cs="Times New Roman"/>
          <w:sz w:val="22"/>
          <w:szCs w:val="22"/>
        </w:rPr>
        <w:t>Then t</w:t>
      </w:r>
      <w:r w:rsidR="003F05F8" w:rsidRPr="00D61D5F">
        <w:rPr>
          <w:rFonts w:ascii="Times New Roman" w:hAnsi="Times New Roman" w:cs="Times New Roman"/>
          <w:sz w:val="22"/>
          <w:szCs w:val="22"/>
        </w:rPr>
        <w:t>he categorization model (</w:t>
      </w:r>
      <w:r w:rsidR="003F05F8">
        <w:rPr>
          <w:rFonts w:ascii="Times New Roman" w:hAnsi="Times New Roman" w:cs="Times New Roman"/>
          <w:sz w:val="22"/>
          <w:szCs w:val="22"/>
        </w:rPr>
        <w:t>updated</w:t>
      </w:r>
      <w:r w:rsidR="003F05F8" w:rsidRPr="00D61D5F">
        <w:rPr>
          <w:rFonts w:ascii="Times New Roman" w:hAnsi="Times New Roman" w:cs="Times New Roman"/>
          <w:sz w:val="22"/>
          <w:szCs w:val="22"/>
        </w:rPr>
        <w:t xml:space="preserve"> based on </w:t>
      </w:r>
      <w:r w:rsidR="003F05F8">
        <w:rPr>
          <w:rFonts w:ascii="Times New Roman" w:hAnsi="Times New Roman" w:cs="Times New Roman"/>
          <w:sz w:val="22"/>
          <w:szCs w:val="22"/>
        </w:rPr>
        <w:t xml:space="preserve">the </w:t>
      </w:r>
      <w:r w:rsidR="003F05F8" w:rsidRPr="00D61D5F">
        <w:rPr>
          <w:rFonts w:ascii="Times New Roman" w:hAnsi="Times New Roman" w:cs="Times New Roman"/>
          <w:sz w:val="22"/>
          <w:szCs w:val="22"/>
        </w:rPr>
        <w:t xml:space="preserve">exposure input) determines how these changes are expected to affect listeners’ responses </w:t>
      </w:r>
      <w:r w:rsidR="003F05F8">
        <w:rPr>
          <w:rFonts w:ascii="Times New Roman" w:hAnsi="Times New Roman" w:cs="Times New Roman"/>
          <w:sz w:val="22"/>
          <w:szCs w:val="22"/>
        </w:rPr>
        <w:t xml:space="preserve">to </w:t>
      </w:r>
      <w:r w:rsidR="00FA4F63">
        <w:rPr>
          <w:rFonts w:ascii="Times New Roman" w:hAnsi="Times New Roman" w:cs="Times New Roman"/>
          <w:sz w:val="22"/>
          <w:szCs w:val="22"/>
        </w:rPr>
        <w:t xml:space="preserve">test </w:t>
      </w:r>
      <w:r w:rsidR="003F05F8">
        <w:rPr>
          <w:rFonts w:ascii="Times New Roman" w:hAnsi="Times New Roman" w:cs="Times New Roman"/>
          <w:sz w:val="22"/>
          <w:szCs w:val="22"/>
        </w:rPr>
        <w:t>items (2)</w:t>
      </w:r>
      <w:r w:rsidR="003F05F8" w:rsidRPr="00D61D5F">
        <w:rPr>
          <w:rFonts w:ascii="Times New Roman" w:hAnsi="Times New Roman" w:cs="Times New Roman"/>
          <w:sz w:val="22"/>
          <w:szCs w:val="22"/>
        </w:rPr>
        <w:t xml:space="preserve"> (see Figure @ref(fig:overview-change)). </w:t>
      </w:r>
      <w:commentRangeStart w:id="491"/>
      <w:commentRangeEnd w:id="491"/>
      <w:r w:rsidR="003F05F8">
        <w:rPr>
          <w:rStyle w:val="CommentReference"/>
        </w:rPr>
        <w:commentReference w:id="491"/>
      </w:r>
      <w:r w:rsidR="00864470" w:rsidRPr="00864470">
        <w:rPr>
          <w:rFonts w:ascii="Times New Roman" w:hAnsi="Times New Roman" w:cs="Times New Roman"/>
          <w:sz w:val="22"/>
          <w:szCs w:val="22"/>
        </w:rPr>
        <w:t xml:space="preserve"> </w:t>
      </w:r>
    </w:p>
    <w:p w14:paraId="568341CD" w14:textId="23D06FC4" w:rsidR="00E5398E" w:rsidRDefault="00867952">
      <w:pPr>
        <w:pStyle w:val="BodyText"/>
        <w:rPr>
          <w:rFonts w:ascii="Times New Roman" w:hAnsi="Times New Roman" w:cs="Times New Roman"/>
          <w:sz w:val="22"/>
          <w:szCs w:val="22"/>
        </w:rPr>
      </w:pPr>
      <w:r>
        <w:rPr>
          <w:rFonts w:ascii="Times New Roman" w:hAnsi="Times New Roman" w:cs="Times New Roman"/>
          <w:sz w:val="22"/>
          <w:szCs w:val="22"/>
        </w:rPr>
        <w:t xml:space="preserve">These resources </w:t>
      </w:r>
      <w:r w:rsidR="00403AAD">
        <w:rPr>
          <w:rFonts w:ascii="Times New Roman" w:hAnsi="Times New Roman" w:cs="Times New Roman"/>
          <w:sz w:val="22"/>
          <w:szCs w:val="22"/>
        </w:rPr>
        <w:t>can help</w:t>
      </w:r>
      <w:r w:rsidR="00C05615">
        <w:rPr>
          <w:rFonts w:ascii="Times New Roman" w:hAnsi="Times New Roman" w:cs="Times New Roman"/>
          <w:sz w:val="22"/>
          <w:szCs w:val="22"/>
        </w:rPr>
        <w:t xml:space="preserve"> researchers </w:t>
      </w:r>
      <w:r w:rsidR="00AD7D42">
        <w:rPr>
          <w:rFonts w:ascii="Times New Roman" w:hAnsi="Times New Roman" w:cs="Times New Roman"/>
          <w:sz w:val="22"/>
          <w:szCs w:val="22"/>
        </w:rPr>
        <w:t xml:space="preserve">derive predictions prior </w:t>
      </w:r>
      <w:r w:rsidR="00C832B5">
        <w:rPr>
          <w:rFonts w:ascii="Times New Roman" w:hAnsi="Times New Roman" w:cs="Times New Roman"/>
          <w:sz w:val="22"/>
          <w:szCs w:val="22"/>
        </w:rPr>
        <w:t xml:space="preserve">to conducting an experiment, based on </w:t>
      </w:r>
      <w:r w:rsidR="00C61574">
        <w:rPr>
          <w:rFonts w:ascii="Times New Roman" w:hAnsi="Times New Roman" w:cs="Times New Roman"/>
          <w:sz w:val="22"/>
          <w:szCs w:val="22"/>
        </w:rPr>
        <w:t xml:space="preserve">all </w:t>
      </w:r>
      <w:r w:rsidR="00C832B5">
        <w:rPr>
          <w:rFonts w:ascii="Times New Roman" w:hAnsi="Times New Roman" w:cs="Times New Roman"/>
          <w:sz w:val="22"/>
          <w:szCs w:val="22"/>
        </w:rPr>
        <w:t>the</w:t>
      </w:r>
      <w:r w:rsidR="00C61574">
        <w:rPr>
          <w:rFonts w:ascii="Times New Roman" w:hAnsi="Times New Roman" w:cs="Times New Roman"/>
          <w:sz w:val="22"/>
          <w:szCs w:val="22"/>
        </w:rPr>
        <w:t xml:space="preserve"> relevant</w:t>
      </w:r>
      <w:r w:rsidR="00C832B5">
        <w:rPr>
          <w:rFonts w:ascii="Times New Roman" w:hAnsi="Times New Roman" w:cs="Times New Roman"/>
          <w:sz w:val="22"/>
          <w:szCs w:val="22"/>
        </w:rPr>
        <w:t xml:space="preserve"> acoustic-phonetic properties of the planned exposure and test stimuli (see Recommendation</w:t>
      </w:r>
      <w:r w:rsidR="00753267">
        <w:rPr>
          <w:rFonts w:ascii="Times New Roman" w:hAnsi="Times New Roman" w:cs="Times New Roman"/>
          <w:sz w:val="22"/>
          <w:szCs w:val="22"/>
        </w:rPr>
        <w:t>s</w:t>
      </w:r>
      <w:r w:rsidR="00C832B5">
        <w:rPr>
          <w:rFonts w:ascii="Times New Roman" w:hAnsi="Times New Roman" w:cs="Times New Roman"/>
          <w:sz w:val="22"/>
          <w:szCs w:val="22"/>
        </w:rPr>
        <w:t xml:space="preserve"> </w:t>
      </w:r>
      <w:r w:rsidR="00753267">
        <w:rPr>
          <w:rFonts w:ascii="Times New Roman" w:hAnsi="Times New Roman" w:cs="Times New Roman"/>
          <w:sz w:val="22"/>
          <w:szCs w:val="22"/>
        </w:rPr>
        <w:t>2 and 3</w:t>
      </w:r>
      <w:r w:rsidR="00C832B5">
        <w:rPr>
          <w:rFonts w:ascii="Times New Roman" w:hAnsi="Times New Roman" w:cs="Times New Roman"/>
          <w:sz w:val="22"/>
          <w:szCs w:val="22"/>
        </w:rPr>
        <w:t xml:space="preserve">), and to compare the fit of different change models </w:t>
      </w:r>
      <w:r w:rsidR="00E82D2D">
        <w:rPr>
          <w:rFonts w:ascii="Times New Roman" w:hAnsi="Times New Roman" w:cs="Times New Roman"/>
          <w:sz w:val="22"/>
          <w:szCs w:val="22"/>
        </w:rPr>
        <w:t xml:space="preserve">(or different combinations of them) </w:t>
      </w:r>
      <w:r w:rsidR="00C832B5">
        <w:rPr>
          <w:rFonts w:ascii="Times New Roman" w:hAnsi="Times New Roman" w:cs="Times New Roman"/>
          <w:sz w:val="22"/>
          <w:szCs w:val="22"/>
        </w:rPr>
        <w:t>to the results once data collection has been completed (Recommendation</w:t>
      </w:r>
      <w:r w:rsidR="00753267">
        <w:rPr>
          <w:rFonts w:ascii="Times New Roman" w:hAnsi="Times New Roman" w:cs="Times New Roman"/>
          <w:sz w:val="22"/>
          <w:szCs w:val="22"/>
        </w:rPr>
        <w:t>s</w:t>
      </w:r>
      <w:r w:rsidR="00C832B5">
        <w:rPr>
          <w:rFonts w:ascii="Times New Roman" w:hAnsi="Times New Roman" w:cs="Times New Roman"/>
          <w:sz w:val="22"/>
          <w:szCs w:val="22"/>
        </w:rPr>
        <w:t xml:space="preserve"> </w:t>
      </w:r>
      <w:r w:rsidR="00753267">
        <w:rPr>
          <w:rFonts w:ascii="Times New Roman" w:hAnsi="Times New Roman" w:cs="Times New Roman"/>
          <w:sz w:val="22"/>
          <w:szCs w:val="22"/>
        </w:rPr>
        <w:t>4 and 5</w:t>
      </w:r>
      <w:r w:rsidR="00C832B5">
        <w:rPr>
          <w:rFonts w:ascii="Times New Roman" w:hAnsi="Times New Roman" w:cs="Times New Roman"/>
          <w:sz w:val="22"/>
          <w:szCs w:val="22"/>
        </w:rPr>
        <w:t>)</w:t>
      </w:r>
      <w:r w:rsidR="00915908">
        <w:rPr>
          <w:rFonts w:ascii="Times New Roman" w:hAnsi="Times New Roman" w:cs="Times New Roman"/>
          <w:sz w:val="22"/>
          <w:szCs w:val="22"/>
        </w:rPr>
        <w:t xml:space="preserve">. </w:t>
      </w:r>
      <w:r w:rsidR="00950002">
        <w:rPr>
          <w:rFonts w:ascii="Times New Roman" w:hAnsi="Times New Roman" w:cs="Times New Roman"/>
          <w:sz w:val="22"/>
          <w:szCs w:val="22"/>
        </w:rPr>
        <w:t xml:space="preserve">The use of ASP and similar models can also reduce the file drawer problem, by helping researchers understand seemingly unexpected null results [for demonstration, see tan2021] and reduce the need for </w:t>
      </w:r>
      <w:r w:rsidR="00EC145C">
        <w:rPr>
          <w:rFonts w:ascii="Times New Roman" w:hAnsi="Times New Roman" w:cs="Times New Roman"/>
          <w:sz w:val="22"/>
          <w:szCs w:val="22"/>
        </w:rPr>
        <w:t>*</w:t>
      </w:r>
      <w:r w:rsidR="007D4CF3">
        <w:rPr>
          <w:rFonts w:ascii="Times New Roman" w:hAnsi="Times New Roman" w:cs="Times New Roman"/>
          <w:sz w:val="22"/>
          <w:szCs w:val="22"/>
        </w:rPr>
        <w:t>post</w:t>
      </w:r>
      <w:r w:rsidR="00950002">
        <w:rPr>
          <w:rFonts w:ascii="Times New Roman" w:hAnsi="Times New Roman" w:cs="Times New Roman"/>
          <w:sz w:val="22"/>
          <w:szCs w:val="22"/>
        </w:rPr>
        <w:t>-hoc</w:t>
      </w:r>
      <w:r w:rsidR="00EC145C">
        <w:rPr>
          <w:rFonts w:ascii="Times New Roman" w:hAnsi="Times New Roman" w:cs="Times New Roman"/>
          <w:sz w:val="22"/>
          <w:szCs w:val="22"/>
        </w:rPr>
        <w:t>*</w:t>
      </w:r>
      <w:r w:rsidR="00950002">
        <w:rPr>
          <w:rFonts w:ascii="Times New Roman" w:hAnsi="Times New Roman" w:cs="Times New Roman"/>
          <w:sz w:val="22"/>
          <w:szCs w:val="22"/>
        </w:rPr>
        <w:t xml:space="preserve"> reasoning</w:t>
      </w:r>
      <w:r w:rsidR="007D4CF3">
        <w:rPr>
          <w:rFonts w:ascii="Times New Roman" w:hAnsi="Times New Roman" w:cs="Times New Roman"/>
          <w:sz w:val="22"/>
          <w:szCs w:val="22"/>
        </w:rPr>
        <w:t xml:space="preserve"> [e.g., the postulation of different mechanisms, where simpler explanations in terms of ceiling effects, @</w:t>
      </w:r>
      <w:r w:rsidR="00B87A4B">
        <w:rPr>
          <w:rFonts w:ascii="Times New Roman" w:hAnsi="Times New Roman" w:cs="Times New Roman"/>
          <w:sz w:val="22"/>
          <w:szCs w:val="22"/>
        </w:rPr>
        <w:t>floccia2006</w:t>
      </w:r>
      <w:r w:rsidR="007D4CF3">
        <w:rPr>
          <w:rFonts w:ascii="Times New Roman" w:hAnsi="Times New Roman" w:cs="Times New Roman"/>
          <w:sz w:val="22"/>
          <w:szCs w:val="22"/>
        </w:rPr>
        <w:t>; or predicted null results @zheng-samuel2020 might suffice].</w:t>
      </w:r>
    </w:p>
    <w:p w14:paraId="0689C10B" w14:textId="02525D6D" w:rsidR="00E5398E" w:rsidRPr="00D61D5F" w:rsidRDefault="00F2153E" w:rsidP="00E5398E">
      <w:pPr>
        <w:pStyle w:val="Heading3"/>
        <w:rPr>
          <w:rFonts w:ascii="Times New Roman" w:hAnsi="Times New Roman" w:cs="Times New Roman"/>
          <w:sz w:val="22"/>
          <w:szCs w:val="22"/>
        </w:rPr>
      </w:pPr>
      <w:r>
        <w:rPr>
          <w:rFonts w:ascii="Times New Roman" w:hAnsi="Times New Roman" w:cs="Times New Roman"/>
          <w:sz w:val="22"/>
          <w:szCs w:val="22"/>
        </w:rPr>
        <w:t xml:space="preserve">### </w:t>
      </w:r>
      <w:r w:rsidR="00E5398E" w:rsidRPr="00D61D5F">
        <w:rPr>
          <w:rFonts w:ascii="Times New Roman" w:hAnsi="Times New Roman" w:cs="Times New Roman"/>
          <w:sz w:val="22"/>
          <w:szCs w:val="22"/>
        </w:rPr>
        <w:t xml:space="preserve">Recommendation </w:t>
      </w:r>
      <w:r w:rsidR="00E5398E">
        <w:rPr>
          <w:rFonts w:ascii="Times New Roman" w:hAnsi="Times New Roman" w:cs="Times New Roman"/>
          <w:sz w:val="22"/>
          <w:szCs w:val="22"/>
        </w:rPr>
        <w:t>2</w:t>
      </w:r>
      <w:r w:rsidR="00E5398E" w:rsidRPr="00D61D5F">
        <w:rPr>
          <w:rFonts w:ascii="Times New Roman" w:hAnsi="Times New Roman" w:cs="Times New Roman"/>
          <w:sz w:val="22"/>
          <w:szCs w:val="22"/>
        </w:rPr>
        <w:t xml:space="preserve">: </w:t>
      </w:r>
      <w:r w:rsidR="0072392A">
        <w:rPr>
          <w:rFonts w:ascii="Times New Roman" w:hAnsi="Times New Roman" w:cs="Times New Roman"/>
          <w:sz w:val="22"/>
          <w:szCs w:val="22"/>
        </w:rPr>
        <w:t>A</w:t>
      </w:r>
      <w:r w:rsidR="008904C3">
        <w:rPr>
          <w:rFonts w:ascii="Times New Roman" w:hAnsi="Times New Roman" w:cs="Times New Roman"/>
          <w:sz w:val="22"/>
          <w:szCs w:val="22"/>
        </w:rPr>
        <w:t xml:space="preserve">nalyses </w:t>
      </w:r>
      <w:r w:rsidR="0072392A">
        <w:rPr>
          <w:rFonts w:ascii="Times New Roman" w:hAnsi="Times New Roman" w:cs="Times New Roman"/>
          <w:sz w:val="22"/>
          <w:szCs w:val="22"/>
        </w:rPr>
        <w:t>that</w:t>
      </w:r>
      <w:r w:rsidR="008904C3">
        <w:rPr>
          <w:rFonts w:ascii="Times New Roman" w:hAnsi="Times New Roman" w:cs="Times New Roman"/>
          <w:sz w:val="22"/>
          <w:szCs w:val="22"/>
        </w:rPr>
        <w:t xml:space="preserve"> link </w:t>
      </w:r>
      <w:r w:rsidR="00BD6EBF">
        <w:rPr>
          <w:rFonts w:ascii="Times New Roman" w:hAnsi="Times New Roman" w:cs="Times New Roman"/>
          <w:sz w:val="22"/>
          <w:szCs w:val="22"/>
        </w:rPr>
        <w:t>the acoustic-phonetic properties of</w:t>
      </w:r>
      <w:r w:rsidR="008904C3">
        <w:rPr>
          <w:rFonts w:ascii="Times New Roman" w:hAnsi="Times New Roman" w:cs="Times New Roman"/>
          <w:sz w:val="22"/>
          <w:szCs w:val="22"/>
        </w:rPr>
        <w:t xml:space="preserve"> stimuli </w:t>
      </w:r>
      <w:r w:rsidR="00BD6EBF">
        <w:rPr>
          <w:rFonts w:ascii="Times New Roman" w:hAnsi="Times New Roman" w:cs="Times New Roman"/>
          <w:sz w:val="22"/>
          <w:szCs w:val="22"/>
        </w:rPr>
        <w:t>and participants’</w:t>
      </w:r>
      <w:r w:rsidR="008904C3">
        <w:rPr>
          <w:rFonts w:ascii="Times New Roman" w:hAnsi="Times New Roman" w:cs="Times New Roman"/>
          <w:sz w:val="22"/>
          <w:szCs w:val="22"/>
        </w:rPr>
        <w:t xml:space="preserve"> responses</w:t>
      </w:r>
    </w:p>
    <w:p w14:paraId="04BB9370" w14:textId="601F3B12" w:rsidR="00E5398E" w:rsidRPr="006227C0" w:rsidRDefault="00E5398E" w:rsidP="00E5398E">
      <w:pPr>
        <w:pStyle w:val="FirstParagraph"/>
        <w:rPr>
          <w:rFonts w:ascii="Times New Roman" w:hAnsi="Times New Roman" w:cs="Times New Roman"/>
          <w:sz w:val="22"/>
          <w:szCs w:val="22"/>
        </w:rPr>
      </w:pPr>
      <w:r>
        <w:rPr>
          <w:rFonts w:ascii="Times New Roman" w:hAnsi="Times New Roman" w:cs="Times New Roman"/>
          <w:sz w:val="22"/>
          <w:szCs w:val="22"/>
        </w:rPr>
        <w:t xml:space="preserve">In our </w:t>
      </w:r>
      <w:r w:rsidR="00966C26">
        <w:rPr>
          <w:rFonts w:ascii="Times New Roman" w:hAnsi="Times New Roman" w:cs="Times New Roman"/>
          <w:sz w:val="22"/>
          <w:szCs w:val="22"/>
        </w:rPr>
        <w:t>c</w:t>
      </w:r>
      <w:r>
        <w:rPr>
          <w:rFonts w:ascii="Times New Roman" w:hAnsi="Times New Roman" w:cs="Times New Roman"/>
          <w:sz w:val="22"/>
          <w:szCs w:val="22"/>
        </w:rPr>
        <w:t xml:space="preserve">ase </w:t>
      </w:r>
      <w:r w:rsidR="00966C26">
        <w:rPr>
          <w:rFonts w:ascii="Times New Roman" w:hAnsi="Times New Roman" w:cs="Times New Roman"/>
          <w:sz w:val="22"/>
          <w:szCs w:val="22"/>
        </w:rPr>
        <w:t>s</w:t>
      </w:r>
      <w:r>
        <w:rPr>
          <w:rFonts w:ascii="Times New Roman" w:hAnsi="Times New Roman" w:cs="Times New Roman"/>
          <w:sz w:val="22"/>
          <w:szCs w:val="22"/>
        </w:rPr>
        <w:t>tudies, we followed the approach</w:t>
      </w:r>
      <w:r w:rsidR="00BD6EBF">
        <w:rPr>
          <w:rFonts w:ascii="Times New Roman" w:hAnsi="Times New Roman" w:cs="Times New Roman"/>
          <w:sz w:val="22"/>
          <w:szCs w:val="22"/>
        </w:rPr>
        <w:t>es</w:t>
      </w:r>
      <w:r>
        <w:rPr>
          <w:rFonts w:ascii="Times New Roman" w:hAnsi="Times New Roman" w:cs="Times New Roman"/>
          <w:sz w:val="22"/>
          <w:szCs w:val="22"/>
        </w:rPr>
        <w:t xml:space="preserve"> that continue to be employed in the majority of experiments on adaptive speech perception. </w:t>
      </w:r>
      <w:r w:rsidR="00571D23" w:rsidRPr="00571D23">
        <w:rPr>
          <w:rFonts w:ascii="Times New Roman" w:hAnsi="Times New Roman" w:cs="Times New Roman"/>
          <w:sz w:val="22"/>
          <w:szCs w:val="22"/>
        </w:rPr>
        <w:t>In Case Study 1, we analyzed changes in categorization responses at six different test items. Following the majority</w:t>
      </w:r>
      <w:r w:rsidR="00571D23">
        <w:rPr>
          <w:rFonts w:ascii="Times New Roman" w:hAnsi="Times New Roman" w:cs="Times New Roman"/>
          <w:sz w:val="22"/>
          <w:szCs w:val="22"/>
        </w:rPr>
        <w:t xml:space="preserve"> of research on perceptual recalibration </w:t>
      </w:r>
      <w:r w:rsidR="00571D23" w:rsidRPr="008B0991">
        <w:rPr>
          <w:rFonts w:ascii="Times New Roman" w:hAnsi="Times New Roman" w:cs="Times New Roman"/>
          <w:sz w:val="22"/>
          <w:szCs w:val="22"/>
        </w:rPr>
        <w:t>[for exceptions, see @</w:t>
      </w:r>
      <w:r w:rsidR="006D759B" w:rsidRPr="008B0991">
        <w:rPr>
          <w:rFonts w:ascii="Times New Roman" w:hAnsi="Times New Roman" w:cs="Times New Roman"/>
          <w:sz w:val="22"/>
          <w:szCs w:val="22"/>
        </w:rPr>
        <w:t>drouin2016; @saltzman-myers2021</w:t>
      </w:r>
      <w:commentRangeStart w:id="492"/>
      <w:commentRangeStart w:id="493"/>
      <w:commentRangeEnd w:id="492"/>
      <w:r w:rsidR="00571D23" w:rsidRPr="008B0991">
        <w:rPr>
          <w:rStyle w:val="CommentReference"/>
        </w:rPr>
        <w:commentReference w:id="492"/>
      </w:r>
      <w:commentRangeEnd w:id="493"/>
      <w:r w:rsidR="00E57BEB" w:rsidRPr="008B0991">
        <w:rPr>
          <w:rStyle w:val="CommentReference"/>
        </w:rPr>
        <w:commentReference w:id="493"/>
      </w:r>
      <w:r w:rsidR="00571D23" w:rsidRPr="008B0991">
        <w:rPr>
          <w:rFonts w:ascii="Times New Roman" w:hAnsi="Times New Roman" w:cs="Times New Roman"/>
          <w:sz w:val="22"/>
          <w:szCs w:val="22"/>
        </w:rPr>
        <w:t>]</w:t>
      </w:r>
      <w:r w:rsidR="00571D23">
        <w:rPr>
          <w:rFonts w:ascii="Times New Roman" w:hAnsi="Times New Roman" w:cs="Times New Roman"/>
          <w:sz w:val="22"/>
          <w:szCs w:val="22"/>
        </w:rPr>
        <w:t xml:space="preserve">, we did </w:t>
      </w:r>
      <w:r w:rsidR="006D759B" w:rsidRPr="008B0991">
        <w:rPr>
          <w:rFonts w:ascii="Times New Roman" w:hAnsi="Times New Roman" w:cs="Times New Roman"/>
          <w:sz w:val="22"/>
          <w:szCs w:val="22"/>
        </w:rPr>
        <w:t>not</w:t>
      </w:r>
      <w:r w:rsidR="00571D23">
        <w:rPr>
          <w:rFonts w:ascii="Times New Roman" w:hAnsi="Times New Roman" w:cs="Times New Roman"/>
          <w:sz w:val="22"/>
          <w:szCs w:val="22"/>
        </w:rPr>
        <w:t xml:space="preserve"> further relate these changes to the _acoustic or phonetic properties_ of the </w:t>
      </w:r>
      <w:r w:rsidR="006D759B">
        <w:rPr>
          <w:rFonts w:ascii="Times New Roman" w:hAnsi="Times New Roman" w:cs="Times New Roman"/>
          <w:sz w:val="22"/>
          <w:szCs w:val="22"/>
        </w:rPr>
        <w:t xml:space="preserve">exposure or </w:t>
      </w:r>
      <w:r w:rsidR="00571D23">
        <w:rPr>
          <w:rFonts w:ascii="Times New Roman" w:hAnsi="Times New Roman" w:cs="Times New Roman"/>
          <w:sz w:val="22"/>
          <w:szCs w:val="22"/>
        </w:rPr>
        <w:t xml:space="preserve">test stimuli [for related discussion, see also </w:t>
      </w:r>
      <w:r w:rsidR="00FE2060">
        <w:rPr>
          <w:rFonts w:ascii="Times New Roman" w:hAnsi="Times New Roman" w:cs="Times New Roman"/>
          <w:sz w:val="22"/>
          <w:szCs w:val="22"/>
        </w:rPr>
        <w:t>@clayards2018</w:t>
      </w:r>
      <w:r w:rsidR="00185147">
        <w:rPr>
          <w:rFonts w:ascii="Times New Roman" w:hAnsi="Times New Roman" w:cs="Times New Roman"/>
          <w:sz w:val="22"/>
          <w:szCs w:val="22"/>
        </w:rPr>
        <w:t xml:space="preserve">; </w:t>
      </w:r>
      <w:r w:rsidR="00571D23">
        <w:rPr>
          <w:rFonts w:ascii="Times New Roman" w:hAnsi="Times New Roman" w:cs="Times New Roman"/>
          <w:sz w:val="22"/>
          <w:szCs w:val="22"/>
        </w:rPr>
        <w:t xml:space="preserve">@theodore2021]. In </w:t>
      </w:r>
      <w:r>
        <w:rPr>
          <w:rFonts w:ascii="Times New Roman" w:hAnsi="Times New Roman" w:cs="Times New Roman"/>
          <w:sz w:val="22"/>
          <w:szCs w:val="22"/>
        </w:rPr>
        <w:t>Case Study 2, we analyzed</w:t>
      </w:r>
      <w:r w:rsidR="008904C3">
        <w:rPr>
          <w:rFonts w:ascii="Times New Roman" w:hAnsi="Times New Roman" w:cs="Times New Roman"/>
          <w:sz w:val="22"/>
          <w:szCs w:val="22"/>
        </w:rPr>
        <w:t xml:space="preserve"> changes in</w:t>
      </w:r>
      <w:r>
        <w:rPr>
          <w:rFonts w:ascii="Times New Roman" w:hAnsi="Times New Roman" w:cs="Times New Roman"/>
          <w:sz w:val="22"/>
          <w:szCs w:val="22"/>
        </w:rPr>
        <w:t xml:space="preserve"> </w:t>
      </w:r>
      <w:r>
        <w:rPr>
          <w:rFonts w:ascii="Times New Roman" w:hAnsi="Times New Roman" w:cs="Times New Roman"/>
          <w:i/>
          <w:iCs/>
          <w:sz w:val="22"/>
          <w:szCs w:val="22"/>
        </w:rPr>
        <w:t>accuracy</w:t>
      </w:r>
      <w:r w:rsidR="008904C3">
        <w:rPr>
          <w:rFonts w:ascii="Times New Roman" w:hAnsi="Times New Roman" w:cs="Times New Roman"/>
          <w:sz w:val="22"/>
          <w:szCs w:val="22"/>
        </w:rPr>
        <w:t xml:space="preserve">. Like some previous </w:t>
      </w:r>
      <w:r w:rsidR="008904C3" w:rsidRPr="00966C26">
        <w:rPr>
          <w:rFonts w:ascii="Times New Roman" w:hAnsi="Times New Roman" w:cs="Times New Roman"/>
          <w:sz w:val="22"/>
          <w:szCs w:val="22"/>
        </w:rPr>
        <w:t>studies [e.g., @</w:t>
      </w:r>
      <w:r w:rsidR="006227C0" w:rsidRPr="00966C26">
        <w:rPr>
          <w:rFonts w:ascii="Times New Roman" w:hAnsi="Times New Roman" w:cs="Times New Roman"/>
          <w:sz w:val="22"/>
          <w:szCs w:val="22"/>
        </w:rPr>
        <w:t>xie2016jep; @zheng-samuel2020</w:t>
      </w:r>
      <w:r w:rsidR="008904C3" w:rsidRPr="00966C26">
        <w:rPr>
          <w:rFonts w:ascii="Times New Roman" w:hAnsi="Times New Roman" w:cs="Times New Roman"/>
          <w:sz w:val="22"/>
          <w:szCs w:val="22"/>
        </w:rPr>
        <w:t xml:space="preserve">], we showed these changes separately for the two categories investigated in the case study. Other studies </w:t>
      </w:r>
      <w:r w:rsidR="00EC124B" w:rsidRPr="00966C26">
        <w:rPr>
          <w:rFonts w:ascii="Times New Roman" w:hAnsi="Times New Roman" w:cs="Times New Roman"/>
          <w:sz w:val="22"/>
          <w:szCs w:val="22"/>
        </w:rPr>
        <w:t xml:space="preserve">on accent adaptation </w:t>
      </w:r>
      <w:r w:rsidR="008904C3" w:rsidRPr="00966C26">
        <w:rPr>
          <w:rFonts w:ascii="Times New Roman" w:hAnsi="Times New Roman" w:cs="Times New Roman"/>
          <w:sz w:val="22"/>
          <w:szCs w:val="22"/>
        </w:rPr>
        <w:t>further simplify the dependent measure</w:t>
      </w:r>
      <w:r w:rsidR="00013378" w:rsidRPr="00966C26">
        <w:rPr>
          <w:rFonts w:ascii="Times New Roman" w:hAnsi="Times New Roman" w:cs="Times New Roman"/>
          <w:sz w:val="22"/>
          <w:szCs w:val="22"/>
        </w:rPr>
        <w:t xml:space="preserve"> </w:t>
      </w:r>
      <w:r w:rsidR="008904C3" w:rsidRPr="00966C26">
        <w:rPr>
          <w:rFonts w:ascii="Times New Roman" w:hAnsi="Times New Roman" w:cs="Times New Roman"/>
          <w:sz w:val="22"/>
          <w:szCs w:val="22"/>
        </w:rPr>
        <w:t>and analyze only overall improvements in accuracy [@</w:t>
      </w:r>
      <w:r w:rsidR="006227C0" w:rsidRPr="00966C26">
        <w:rPr>
          <w:rFonts w:ascii="Times New Roman" w:hAnsi="Times New Roman" w:cs="Times New Roman"/>
          <w:color w:val="000000"/>
          <w:sz w:val="22"/>
          <w:szCs w:val="22"/>
        </w:rPr>
        <w:t>bradlow-bent2008; @sidaras2009;</w:t>
      </w:r>
      <w:r w:rsidR="00966C26" w:rsidRPr="00966C26">
        <w:rPr>
          <w:rFonts w:ascii="Times New Roman" w:hAnsi="Times New Roman" w:cs="Times New Roman"/>
          <w:color w:val="000000"/>
          <w:sz w:val="22"/>
          <w:szCs w:val="22"/>
        </w:rPr>
        <w:t xml:space="preserve"> </w:t>
      </w:r>
      <w:r w:rsidR="006227C0" w:rsidRPr="00966C26">
        <w:rPr>
          <w:rFonts w:ascii="Times New Roman" w:hAnsi="Times New Roman" w:cs="Times New Roman"/>
          <w:color w:val="000000"/>
          <w:sz w:val="22"/>
          <w:szCs w:val="22"/>
        </w:rPr>
        <w:t>@</w:t>
      </w:r>
      <w:r w:rsidR="008D488F" w:rsidRPr="00966C26">
        <w:rPr>
          <w:rFonts w:ascii="Times New Roman" w:hAnsi="Times New Roman" w:cs="Times New Roman"/>
          <w:sz w:val="22"/>
          <w:szCs w:val="22"/>
        </w:rPr>
        <w:t>tzeng2016</w:t>
      </w:r>
      <w:r w:rsidR="008904C3" w:rsidRPr="00966C26">
        <w:rPr>
          <w:rFonts w:ascii="Times New Roman" w:hAnsi="Times New Roman" w:cs="Times New Roman"/>
          <w:sz w:val="22"/>
          <w:szCs w:val="22"/>
        </w:rPr>
        <w:t>] or processing speed [@</w:t>
      </w:r>
      <w:r w:rsidR="00571D23" w:rsidRPr="00966C26">
        <w:rPr>
          <w:rFonts w:ascii="Times New Roman" w:hAnsi="Times New Roman" w:cs="Times New Roman"/>
          <w:color w:val="000000"/>
          <w:sz w:val="22"/>
          <w:szCs w:val="22"/>
        </w:rPr>
        <w:t>clarke-garrett2004</w:t>
      </w:r>
      <w:r w:rsidR="008904C3" w:rsidRPr="00966C26">
        <w:rPr>
          <w:rFonts w:ascii="Times New Roman" w:hAnsi="Times New Roman" w:cs="Times New Roman"/>
          <w:sz w:val="22"/>
          <w:szCs w:val="22"/>
        </w:rPr>
        <w:t>].</w:t>
      </w:r>
      <w:r w:rsidR="008904C3" w:rsidRPr="006227C0">
        <w:rPr>
          <w:rFonts w:ascii="Times New Roman" w:hAnsi="Times New Roman" w:cs="Times New Roman"/>
          <w:sz w:val="22"/>
          <w:szCs w:val="22"/>
        </w:rPr>
        <w:t xml:space="preserve"> </w:t>
      </w:r>
    </w:p>
    <w:p w14:paraId="61624031" w14:textId="215AE62A" w:rsidR="00E433D6" w:rsidRDefault="00571D23" w:rsidP="00E433D6">
      <w:pPr>
        <w:pStyle w:val="FirstParagraph"/>
        <w:rPr>
          <w:rFonts w:ascii="Times New Roman" w:hAnsi="Times New Roman" w:cs="Times New Roman"/>
          <w:sz w:val="22"/>
          <w:szCs w:val="22"/>
        </w:rPr>
      </w:pPr>
      <w:r w:rsidRPr="006227C0">
        <w:rPr>
          <w:rFonts w:ascii="Times New Roman" w:hAnsi="Times New Roman" w:cs="Times New Roman"/>
          <w:sz w:val="22"/>
          <w:szCs w:val="22"/>
        </w:rPr>
        <w:t>A</w:t>
      </w:r>
      <w:r w:rsidR="00C4409A" w:rsidRPr="006227C0">
        <w:rPr>
          <w:rFonts w:ascii="Times New Roman" w:hAnsi="Times New Roman" w:cs="Times New Roman"/>
          <w:sz w:val="22"/>
          <w:szCs w:val="22"/>
        </w:rPr>
        <w:t xml:space="preserve">lthough </w:t>
      </w:r>
      <w:r w:rsidR="00CF2786" w:rsidRPr="006227C0">
        <w:rPr>
          <w:rFonts w:ascii="Times New Roman" w:hAnsi="Times New Roman" w:cs="Times New Roman"/>
          <w:sz w:val="22"/>
          <w:szCs w:val="22"/>
        </w:rPr>
        <w:t xml:space="preserve">in </w:t>
      </w:r>
      <w:r w:rsidR="00C4409A">
        <w:rPr>
          <w:rFonts w:ascii="Times New Roman" w:hAnsi="Times New Roman" w:cs="Times New Roman"/>
          <w:sz w:val="22"/>
          <w:szCs w:val="22"/>
        </w:rPr>
        <w:t>common</w:t>
      </w:r>
      <w:r w:rsidR="00CF2786">
        <w:rPr>
          <w:rFonts w:ascii="Times New Roman" w:hAnsi="Times New Roman" w:cs="Times New Roman"/>
          <w:sz w:val="22"/>
          <w:szCs w:val="22"/>
        </w:rPr>
        <w:t xml:space="preserve"> use</w:t>
      </w:r>
      <w:r w:rsidR="00C4409A">
        <w:rPr>
          <w:rFonts w:ascii="Times New Roman" w:hAnsi="Times New Roman" w:cs="Times New Roman"/>
          <w:sz w:val="22"/>
          <w:szCs w:val="22"/>
        </w:rPr>
        <w:t xml:space="preserve">, </w:t>
      </w:r>
      <w:r>
        <w:rPr>
          <w:rFonts w:ascii="Times New Roman" w:hAnsi="Times New Roman" w:cs="Times New Roman"/>
          <w:sz w:val="22"/>
          <w:szCs w:val="22"/>
        </w:rPr>
        <w:t>these types of analyses</w:t>
      </w:r>
      <w:r w:rsidR="00A9749F">
        <w:rPr>
          <w:rFonts w:ascii="Times New Roman" w:hAnsi="Times New Roman" w:cs="Times New Roman"/>
          <w:sz w:val="22"/>
          <w:szCs w:val="22"/>
        </w:rPr>
        <w:t xml:space="preserve"> over aggregate data</w:t>
      </w:r>
      <w:r>
        <w:rPr>
          <w:rFonts w:ascii="Times New Roman" w:hAnsi="Times New Roman" w:cs="Times New Roman"/>
          <w:sz w:val="22"/>
          <w:szCs w:val="22"/>
        </w:rPr>
        <w:t xml:space="preserve"> constitute a missed opportunity</w:t>
      </w:r>
      <w:r w:rsidR="00A9749F">
        <w:rPr>
          <w:rFonts w:ascii="Times New Roman" w:hAnsi="Times New Roman" w:cs="Times New Roman"/>
          <w:sz w:val="22"/>
          <w:szCs w:val="22"/>
        </w:rPr>
        <w:t>.  They</w:t>
      </w:r>
      <w:r w:rsidR="00ED6ADD">
        <w:rPr>
          <w:rFonts w:ascii="Times New Roman" w:hAnsi="Times New Roman" w:cs="Times New Roman"/>
          <w:sz w:val="22"/>
          <w:szCs w:val="22"/>
        </w:rPr>
        <w:t xml:space="preserve"> discard </w:t>
      </w:r>
      <w:r w:rsidR="00A9749F">
        <w:rPr>
          <w:rFonts w:ascii="Times New Roman" w:hAnsi="Times New Roman" w:cs="Times New Roman"/>
          <w:sz w:val="22"/>
          <w:szCs w:val="22"/>
        </w:rPr>
        <w:t>stimulus-level data</w:t>
      </w:r>
      <w:r w:rsidR="00ED6ADD">
        <w:rPr>
          <w:rFonts w:ascii="Times New Roman" w:hAnsi="Times New Roman" w:cs="Times New Roman"/>
          <w:sz w:val="22"/>
          <w:szCs w:val="22"/>
        </w:rPr>
        <w:t xml:space="preserve"> that</w:t>
      </w:r>
      <w:r w:rsidR="00A9749F">
        <w:rPr>
          <w:rFonts w:ascii="Times New Roman" w:hAnsi="Times New Roman" w:cs="Times New Roman"/>
          <w:sz w:val="22"/>
          <w:szCs w:val="22"/>
        </w:rPr>
        <w:t xml:space="preserve"> could otherwise</w:t>
      </w:r>
      <w:r w:rsidR="00ED6ADD">
        <w:rPr>
          <w:rFonts w:ascii="Times New Roman" w:hAnsi="Times New Roman" w:cs="Times New Roman"/>
          <w:sz w:val="22"/>
          <w:szCs w:val="22"/>
        </w:rPr>
        <w:t xml:space="preserve"> </w:t>
      </w:r>
      <w:r w:rsidR="00A9749F">
        <w:rPr>
          <w:rFonts w:ascii="Times New Roman" w:hAnsi="Times New Roman" w:cs="Times New Roman"/>
          <w:sz w:val="22"/>
          <w:szCs w:val="22"/>
        </w:rPr>
        <w:t>provide valuable information</w:t>
      </w:r>
      <w:r w:rsidR="00ED6ADD">
        <w:rPr>
          <w:rFonts w:ascii="Times New Roman" w:hAnsi="Times New Roman" w:cs="Times New Roman"/>
          <w:sz w:val="22"/>
          <w:szCs w:val="22"/>
        </w:rPr>
        <w:t xml:space="preserve"> on the nature of the mechanisms underlying adaptive speech perception</w:t>
      </w:r>
      <w:r w:rsidR="00A9749F">
        <w:rPr>
          <w:rFonts w:ascii="Times New Roman" w:hAnsi="Times New Roman" w:cs="Times New Roman"/>
          <w:sz w:val="22"/>
          <w:szCs w:val="22"/>
        </w:rPr>
        <w:t xml:space="preserve">. This is a general, and well-known, problem: </w:t>
      </w:r>
      <w:r w:rsidR="00180BB3">
        <w:rPr>
          <w:rFonts w:ascii="Times New Roman" w:hAnsi="Times New Roman" w:cs="Times New Roman"/>
          <w:sz w:val="22"/>
          <w:szCs w:val="22"/>
        </w:rPr>
        <w:t>many</w:t>
      </w:r>
      <w:r w:rsidR="00A9749F">
        <w:rPr>
          <w:rFonts w:ascii="Times New Roman" w:hAnsi="Times New Roman" w:cs="Times New Roman"/>
          <w:sz w:val="22"/>
          <w:szCs w:val="22"/>
        </w:rPr>
        <w:t xml:space="preserve"> competing hypotheses</w:t>
      </w:r>
      <w:r w:rsidR="00180BB3">
        <w:rPr>
          <w:rFonts w:ascii="Times New Roman" w:hAnsi="Times New Roman" w:cs="Times New Roman"/>
          <w:sz w:val="22"/>
          <w:szCs w:val="22"/>
        </w:rPr>
        <w:t xml:space="preserve"> might provide plausible explanations for coarse-grained aggregate data (like overall or category-specific accuracies). On the other hand, models that make the same predictions for aggregate data might be distinguishable when compared against more fine-grained data. For experiments on adaptive speech perception, this means that researchers stand to benefit from analyzing </w:t>
      </w:r>
      <w:r w:rsidR="00ED6ADD">
        <w:rPr>
          <w:rFonts w:ascii="Times New Roman" w:hAnsi="Times New Roman" w:cs="Times New Roman"/>
          <w:sz w:val="22"/>
          <w:szCs w:val="22"/>
        </w:rPr>
        <w:t>changes in</w:t>
      </w:r>
      <w:r w:rsidR="00180BB3">
        <w:rPr>
          <w:rFonts w:ascii="Times New Roman" w:hAnsi="Times New Roman" w:cs="Times New Roman"/>
          <w:sz w:val="22"/>
          <w:szCs w:val="22"/>
        </w:rPr>
        <w:t xml:space="preserve"> the </w:t>
      </w:r>
      <w:r w:rsidR="007317F9">
        <w:rPr>
          <w:rFonts w:ascii="Times New Roman" w:hAnsi="Times New Roman" w:cs="Times New Roman"/>
          <w:sz w:val="22"/>
          <w:szCs w:val="22"/>
        </w:rPr>
        <w:t>_</w:t>
      </w:r>
      <w:r w:rsidR="007317F9">
        <w:rPr>
          <w:rFonts w:ascii="Times New Roman" w:hAnsi="Times New Roman" w:cs="Times New Roman"/>
          <w:i/>
          <w:iCs/>
          <w:sz w:val="22"/>
          <w:szCs w:val="22"/>
        </w:rPr>
        <w:t xml:space="preserve">categorization function_ </w:t>
      </w:r>
      <w:r w:rsidR="007317F9">
        <w:rPr>
          <w:rFonts w:ascii="Times New Roman" w:hAnsi="Times New Roman" w:cs="Times New Roman"/>
          <w:sz w:val="22"/>
          <w:szCs w:val="22"/>
        </w:rPr>
        <w:t xml:space="preserve">---i.e., the </w:t>
      </w:r>
      <w:r w:rsidR="004B20C2">
        <w:rPr>
          <w:rFonts w:ascii="Times New Roman" w:hAnsi="Times New Roman" w:cs="Times New Roman"/>
          <w:sz w:val="22"/>
          <w:szCs w:val="22"/>
        </w:rPr>
        <w:t>mapping from</w:t>
      </w:r>
      <w:r w:rsidR="007317F9">
        <w:rPr>
          <w:rFonts w:ascii="Times New Roman" w:hAnsi="Times New Roman" w:cs="Times New Roman"/>
          <w:sz w:val="22"/>
          <w:szCs w:val="22"/>
        </w:rPr>
        <w:t xml:space="preserve"> acoustic-phonetic properties of the test stimuli </w:t>
      </w:r>
      <w:r w:rsidR="00B1732E">
        <w:rPr>
          <w:rFonts w:ascii="Times New Roman" w:hAnsi="Times New Roman" w:cs="Times New Roman"/>
          <w:sz w:val="22"/>
          <w:szCs w:val="22"/>
        </w:rPr>
        <w:t xml:space="preserve">to </w:t>
      </w:r>
      <w:r w:rsidR="007317F9">
        <w:rPr>
          <w:rFonts w:ascii="Times New Roman" w:hAnsi="Times New Roman" w:cs="Times New Roman"/>
          <w:sz w:val="22"/>
          <w:szCs w:val="22"/>
        </w:rPr>
        <w:t>participants’ responses---</w:t>
      </w:r>
      <w:r w:rsidR="005B022E">
        <w:rPr>
          <w:rFonts w:ascii="Times New Roman" w:hAnsi="Times New Roman" w:cs="Times New Roman"/>
          <w:sz w:val="22"/>
          <w:szCs w:val="22"/>
        </w:rPr>
        <w:t>in response to</w:t>
      </w:r>
      <w:r w:rsidR="007317F9">
        <w:rPr>
          <w:rFonts w:ascii="Times New Roman" w:hAnsi="Times New Roman" w:cs="Times New Roman"/>
          <w:sz w:val="22"/>
          <w:szCs w:val="22"/>
        </w:rPr>
        <w:t xml:space="preserve"> </w:t>
      </w:r>
      <w:r w:rsidR="00B92929">
        <w:rPr>
          <w:rFonts w:ascii="Times New Roman" w:hAnsi="Times New Roman" w:cs="Times New Roman"/>
          <w:sz w:val="22"/>
          <w:szCs w:val="22"/>
        </w:rPr>
        <w:t xml:space="preserve">recent </w:t>
      </w:r>
      <w:r w:rsidR="007317F9" w:rsidRPr="00917D01">
        <w:rPr>
          <w:rFonts w:ascii="Times New Roman" w:hAnsi="Times New Roman" w:cs="Times New Roman"/>
          <w:sz w:val="22"/>
          <w:szCs w:val="22"/>
        </w:rPr>
        <w:t>exposure</w:t>
      </w:r>
      <w:r w:rsidR="00382F72" w:rsidRPr="00917D01">
        <w:rPr>
          <w:rFonts w:ascii="Times New Roman" w:hAnsi="Times New Roman" w:cs="Times New Roman"/>
          <w:sz w:val="22"/>
          <w:szCs w:val="22"/>
        </w:rPr>
        <w:t>.</w:t>
      </w:r>
      <w:r w:rsidR="005B022E" w:rsidRPr="00917D01">
        <w:rPr>
          <w:rFonts w:ascii="Times New Roman" w:hAnsi="Times New Roman" w:cs="Times New Roman"/>
          <w:sz w:val="22"/>
          <w:szCs w:val="22"/>
        </w:rPr>
        <w:t xml:space="preserve"> </w:t>
      </w:r>
    </w:p>
    <w:p w14:paraId="693769A4" w14:textId="24060A54" w:rsidR="009D6161" w:rsidRDefault="00E433D6" w:rsidP="00E433D6">
      <w:pPr>
        <w:pStyle w:val="FirstParagraph"/>
        <w:rPr>
          <w:rFonts w:ascii="Times New Roman" w:hAnsi="Times New Roman" w:cs="Times New Roman"/>
          <w:sz w:val="22"/>
          <w:szCs w:val="22"/>
        </w:rPr>
      </w:pPr>
      <w:r>
        <w:rPr>
          <w:rFonts w:ascii="Times New Roman" w:hAnsi="Times New Roman" w:cs="Times New Roman"/>
          <w:sz w:val="22"/>
          <w:szCs w:val="22"/>
        </w:rPr>
        <w:t>We illustrate this point in</w:t>
      </w:r>
      <w:r w:rsidR="00EC124B">
        <w:rPr>
          <w:rFonts w:ascii="Times New Roman" w:hAnsi="Times New Roman" w:cs="Times New Roman"/>
          <w:sz w:val="22"/>
          <w:szCs w:val="22"/>
        </w:rPr>
        <w:t xml:space="preserve"> </w:t>
      </w:r>
      <w:r w:rsidR="009D6161" w:rsidRPr="00777181">
        <w:rPr>
          <w:rFonts w:ascii="Times New Roman" w:hAnsi="Times New Roman" w:cs="Times New Roman"/>
          <w:sz w:val="22"/>
          <w:szCs w:val="22"/>
        </w:rPr>
        <w:t xml:space="preserve">Figure </w:t>
      </w:r>
      <w:r w:rsidR="009D6161">
        <w:rPr>
          <w:rFonts w:ascii="Times New Roman" w:hAnsi="Times New Roman" w:cs="Times New Roman"/>
          <w:sz w:val="22"/>
          <w:szCs w:val="22"/>
        </w:rPr>
        <w:t>\</w:t>
      </w:r>
      <w:r w:rsidR="009D6161" w:rsidRPr="00777181">
        <w:rPr>
          <w:rFonts w:ascii="Times New Roman" w:hAnsi="Times New Roman" w:cs="Times New Roman"/>
          <w:sz w:val="22"/>
          <w:szCs w:val="22"/>
        </w:rPr>
        <w:t>@ref(fig:show-model-categorization-3D-plots</w:t>
      </w:r>
      <w:r w:rsidR="00831E94">
        <w:rPr>
          <w:rFonts w:ascii="Times New Roman" w:hAnsi="Times New Roman" w:cs="Times New Roman"/>
          <w:sz w:val="22"/>
          <w:szCs w:val="22"/>
        </w:rPr>
        <w:t>-similar-accuracy</w:t>
      </w:r>
      <w:r w:rsidR="009D6161" w:rsidRPr="00777181">
        <w:rPr>
          <w:rFonts w:ascii="Times New Roman" w:hAnsi="Times New Roman" w:cs="Times New Roman"/>
          <w:sz w:val="22"/>
          <w:szCs w:val="22"/>
        </w:rPr>
        <w:t>)</w:t>
      </w:r>
      <w:r>
        <w:rPr>
          <w:rFonts w:ascii="Times New Roman" w:hAnsi="Times New Roman" w:cs="Times New Roman"/>
          <w:sz w:val="22"/>
          <w:szCs w:val="22"/>
        </w:rPr>
        <w:t>, which</w:t>
      </w:r>
      <w:r w:rsidR="009D6161" w:rsidRPr="00777181">
        <w:rPr>
          <w:rFonts w:ascii="Times New Roman" w:hAnsi="Times New Roman" w:cs="Times New Roman"/>
          <w:sz w:val="22"/>
          <w:szCs w:val="22"/>
        </w:rPr>
        <w:t xml:space="preserve"> </w:t>
      </w:r>
      <w:r w:rsidR="009D6161">
        <w:rPr>
          <w:rFonts w:ascii="Times New Roman" w:hAnsi="Times New Roman" w:cs="Times New Roman"/>
          <w:sz w:val="22"/>
          <w:szCs w:val="22"/>
        </w:rPr>
        <w:t>shows the</w:t>
      </w:r>
      <w:r w:rsidR="009D6161" w:rsidRPr="00777181">
        <w:rPr>
          <w:rFonts w:ascii="Times New Roman" w:hAnsi="Times New Roman" w:cs="Times New Roman"/>
          <w:sz w:val="22"/>
          <w:szCs w:val="22"/>
        </w:rPr>
        <w:t xml:space="preserve"> </w:t>
      </w:r>
      <w:r w:rsidR="009D6161">
        <w:rPr>
          <w:rFonts w:ascii="Times New Roman" w:hAnsi="Times New Roman" w:cs="Times New Roman"/>
          <w:sz w:val="22"/>
          <w:szCs w:val="22"/>
        </w:rPr>
        <w:t xml:space="preserve">predicted categorization functions after L1- and L2-accented exposure for each of </w:t>
      </w:r>
      <w:r w:rsidR="009D6161" w:rsidRPr="00777181">
        <w:rPr>
          <w:rFonts w:ascii="Times New Roman" w:hAnsi="Times New Roman" w:cs="Times New Roman"/>
          <w:sz w:val="22"/>
          <w:szCs w:val="22"/>
        </w:rPr>
        <w:t>three change models</w:t>
      </w:r>
      <w:r w:rsidR="007C0892">
        <w:rPr>
          <w:rFonts w:ascii="Times New Roman" w:hAnsi="Times New Roman" w:cs="Times New Roman"/>
          <w:sz w:val="22"/>
          <w:szCs w:val="22"/>
        </w:rPr>
        <w:t xml:space="preserve"> for</w:t>
      </w:r>
      <w:r w:rsidR="00806CCF">
        <w:rPr>
          <w:rFonts w:ascii="Times New Roman" w:hAnsi="Times New Roman" w:cs="Times New Roman"/>
          <w:sz w:val="22"/>
          <w:szCs w:val="22"/>
        </w:rPr>
        <w:t xml:space="preserve"> parameter setting</w:t>
      </w:r>
      <w:r w:rsidR="00B32F02">
        <w:rPr>
          <w:rFonts w:ascii="Times New Roman" w:hAnsi="Times New Roman" w:cs="Times New Roman"/>
          <w:sz w:val="22"/>
          <w:szCs w:val="22"/>
        </w:rPr>
        <w:t>s</w:t>
      </w:r>
      <w:r w:rsidR="00806CCF">
        <w:rPr>
          <w:rFonts w:ascii="Times New Roman" w:hAnsi="Times New Roman" w:cs="Times New Roman"/>
          <w:sz w:val="22"/>
          <w:szCs w:val="22"/>
        </w:rPr>
        <w:t xml:space="preserve"> that predict highly similar </w:t>
      </w:r>
      <w:r>
        <w:rPr>
          <w:rFonts w:ascii="Times New Roman" w:hAnsi="Times New Roman" w:cs="Times New Roman"/>
          <w:sz w:val="22"/>
          <w:szCs w:val="22"/>
        </w:rPr>
        <w:t xml:space="preserve">overall </w:t>
      </w:r>
      <w:r w:rsidR="00F76792">
        <w:rPr>
          <w:rFonts w:ascii="Times New Roman" w:hAnsi="Times New Roman" w:cs="Times New Roman"/>
          <w:sz w:val="22"/>
          <w:szCs w:val="22"/>
        </w:rPr>
        <w:t>accuracy.</w:t>
      </w:r>
      <w:r w:rsidR="00806CCF">
        <w:rPr>
          <w:rFonts w:ascii="Times New Roman" w:hAnsi="Times New Roman" w:cs="Times New Roman"/>
          <w:sz w:val="22"/>
          <w:szCs w:val="22"/>
        </w:rPr>
        <w:t xml:space="preserve"> </w:t>
      </w:r>
      <w:r w:rsidR="009D6161">
        <w:rPr>
          <w:rFonts w:ascii="Times New Roman" w:hAnsi="Times New Roman" w:cs="Times New Roman"/>
          <w:sz w:val="22"/>
          <w:szCs w:val="22"/>
        </w:rPr>
        <w:t>While predicted categorization functions are quite similar across the three change models for the L1-accented exposure condition (</w:t>
      </w:r>
      <w:r w:rsidR="009D0FDC">
        <w:rPr>
          <w:rFonts w:ascii="Times New Roman" w:hAnsi="Times New Roman" w:cs="Times New Roman"/>
          <w:sz w:val="22"/>
          <w:szCs w:val="22"/>
        </w:rPr>
        <w:t xml:space="preserve">second </w:t>
      </w:r>
      <w:r w:rsidR="009D6161">
        <w:rPr>
          <w:rFonts w:ascii="Times New Roman" w:hAnsi="Times New Roman" w:cs="Times New Roman"/>
          <w:sz w:val="22"/>
          <w:szCs w:val="22"/>
        </w:rPr>
        <w:t>row), they vary more widely for the L2-accented exposure condition (</w:t>
      </w:r>
      <w:r w:rsidR="009D0FDC">
        <w:rPr>
          <w:rFonts w:ascii="Times New Roman" w:hAnsi="Times New Roman" w:cs="Times New Roman"/>
          <w:sz w:val="22"/>
          <w:szCs w:val="22"/>
        </w:rPr>
        <w:t xml:space="preserve">third </w:t>
      </w:r>
      <w:r w:rsidR="009D6161">
        <w:rPr>
          <w:rFonts w:ascii="Times New Roman" w:hAnsi="Times New Roman" w:cs="Times New Roman"/>
          <w:sz w:val="22"/>
          <w:szCs w:val="22"/>
        </w:rPr>
        <w:t xml:space="preserve">row). </w:t>
      </w:r>
      <w:commentRangeStart w:id="494"/>
      <w:r w:rsidR="009D6161">
        <w:rPr>
          <w:rFonts w:ascii="Times New Roman" w:hAnsi="Times New Roman" w:cs="Times New Roman"/>
          <w:sz w:val="22"/>
          <w:szCs w:val="22"/>
        </w:rPr>
        <w:t xml:space="preserve">The bottom row </w:t>
      </w:r>
      <w:r>
        <w:rPr>
          <w:rFonts w:ascii="Times New Roman" w:hAnsi="Times New Roman" w:cs="Times New Roman"/>
          <w:sz w:val="22"/>
          <w:szCs w:val="22"/>
        </w:rPr>
        <w:t xml:space="preserve">of </w:t>
      </w:r>
      <w:r w:rsidRPr="00777181">
        <w:rPr>
          <w:rFonts w:ascii="Times New Roman" w:hAnsi="Times New Roman" w:cs="Times New Roman"/>
          <w:sz w:val="22"/>
          <w:szCs w:val="22"/>
        </w:rPr>
        <w:t xml:space="preserve">Figure </w:t>
      </w:r>
      <w:r>
        <w:rPr>
          <w:rFonts w:ascii="Times New Roman" w:hAnsi="Times New Roman" w:cs="Times New Roman"/>
          <w:sz w:val="22"/>
          <w:szCs w:val="22"/>
        </w:rPr>
        <w:t>\</w:t>
      </w:r>
      <w:r w:rsidRPr="00777181">
        <w:rPr>
          <w:rFonts w:ascii="Times New Roman" w:hAnsi="Times New Roman" w:cs="Times New Roman"/>
          <w:sz w:val="22"/>
          <w:szCs w:val="22"/>
        </w:rPr>
        <w:t>@ref(fig:show-model-categorization-3D-plots</w:t>
      </w:r>
      <w:r>
        <w:rPr>
          <w:rFonts w:ascii="Times New Roman" w:hAnsi="Times New Roman" w:cs="Times New Roman"/>
          <w:sz w:val="22"/>
          <w:szCs w:val="22"/>
        </w:rPr>
        <w:t>-similar-accuracy</w:t>
      </w:r>
      <w:r w:rsidRPr="00777181">
        <w:rPr>
          <w:rFonts w:ascii="Times New Roman" w:hAnsi="Times New Roman" w:cs="Times New Roman"/>
          <w:sz w:val="22"/>
          <w:szCs w:val="22"/>
        </w:rPr>
        <w:t>)</w:t>
      </w:r>
      <w:r>
        <w:rPr>
          <w:rFonts w:ascii="Times New Roman" w:hAnsi="Times New Roman" w:cs="Times New Roman"/>
          <w:sz w:val="22"/>
          <w:szCs w:val="22"/>
        </w:rPr>
        <w:t xml:space="preserve"> further suggests that the three change models differ qualitatively in what _type_ of change in the categorization function they predict after L2-accented exposure</w:t>
      </w:r>
      <w:r w:rsidR="009D6161">
        <w:rPr>
          <w:rFonts w:ascii="Times New Roman" w:hAnsi="Times New Roman" w:cs="Times New Roman"/>
          <w:sz w:val="22"/>
          <w:szCs w:val="22"/>
        </w:rPr>
        <w:t xml:space="preserve">. </w:t>
      </w:r>
      <w:commentRangeEnd w:id="494"/>
      <w:r w:rsidR="00E513CB">
        <w:rPr>
          <w:rStyle w:val="CommentReference"/>
        </w:rPr>
        <w:commentReference w:id="494"/>
      </w:r>
      <w:r w:rsidR="00682B0C">
        <w:rPr>
          <w:rFonts w:ascii="Times New Roman" w:hAnsi="Times New Roman" w:cs="Times New Roman"/>
          <w:sz w:val="22"/>
          <w:szCs w:val="22"/>
        </w:rPr>
        <w:t xml:space="preserve">Whereas the effect of L2-accented, compared to L1-accented, exposure can be complex for the representational model (bottom left panel), it appears more constrained for changes in decision-making (bottom center panel) and normalization (bottom right panel). These differences reflect the computational limitations of each change models, and are even more pronounced when we consider </w:t>
      </w:r>
      <w:r w:rsidR="00682B0C" w:rsidRPr="00777181">
        <w:rPr>
          <w:rFonts w:ascii="Times New Roman" w:hAnsi="Times New Roman" w:cs="Times New Roman"/>
          <w:sz w:val="22"/>
          <w:szCs w:val="22"/>
        </w:rPr>
        <w:lastRenderedPageBreak/>
        <w:t xml:space="preserve">the </w:t>
      </w:r>
      <w:commentRangeStart w:id="495"/>
      <w:commentRangeStart w:id="496"/>
      <w:commentRangeStart w:id="497"/>
      <w:commentRangeStart w:id="498"/>
      <w:r w:rsidR="00682B0C">
        <w:rPr>
          <w:rFonts w:ascii="Times New Roman" w:hAnsi="Times New Roman" w:cs="Times New Roman"/>
          <w:sz w:val="22"/>
          <w:szCs w:val="22"/>
        </w:rPr>
        <w:t xml:space="preserve">best-performing </w:t>
      </w:r>
      <w:r w:rsidR="00682B0C" w:rsidRPr="00777181">
        <w:rPr>
          <w:rFonts w:ascii="Times New Roman" w:hAnsi="Times New Roman" w:cs="Times New Roman"/>
          <w:sz w:val="22"/>
          <w:szCs w:val="22"/>
        </w:rPr>
        <w:t>parameters</w:t>
      </w:r>
      <w:commentRangeEnd w:id="495"/>
      <w:r w:rsidR="00682B0C">
        <w:rPr>
          <w:rStyle w:val="CommentReference"/>
        </w:rPr>
        <w:commentReference w:id="495"/>
      </w:r>
      <w:commentRangeEnd w:id="496"/>
      <w:r w:rsidR="00682B0C">
        <w:rPr>
          <w:rStyle w:val="CommentReference"/>
        </w:rPr>
        <w:commentReference w:id="496"/>
      </w:r>
      <w:commentRangeEnd w:id="497"/>
      <w:r w:rsidR="00682B0C">
        <w:rPr>
          <w:rStyle w:val="CommentReference"/>
        </w:rPr>
        <w:commentReference w:id="497"/>
      </w:r>
      <w:commentRangeEnd w:id="498"/>
      <w:r w:rsidR="00682B0C">
        <w:rPr>
          <w:rStyle w:val="CommentReference"/>
        </w:rPr>
        <w:commentReference w:id="498"/>
      </w:r>
      <w:r w:rsidR="00682B0C">
        <w:rPr>
          <w:rFonts w:ascii="Times New Roman" w:hAnsi="Times New Roman" w:cs="Times New Roman"/>
          <w:sz w:val="22"/>
          <w:szCs w:val="22"/>
        </w:rPr>
        <w:t xml:space="preserve"> for each type of change model (Figure \@ref(</w:t>
      </w:r>
      <w:r w:rsidR="00682B0C" w:rsidRPr="00777181">
        <w:rPr>
          <w:rFonts w:ascii="Times New Roman" w:hAnsi="Times New Roman" w:cs="Times New Roman"/>
          <w:sz w:val="22"/>
          <w:szCs w:val="22"/>
        </w:rPr>
        <w:t>fig:show-model-categorization-3D-plots</w:t>
      </w:r>
      <w:r w:rsidR="00682B0C">
        <w:rPr>
          <w:rFonts w:ascii="Times New Roman" w:hAnsi="Times New Roman" w:cs="Times New Roman"/>
          <w:sz w:val="22"/>
          <w:szCs w:val="22"/>
        </w:rPr>
        <w:t>-best-performing))</w:t>
      </w:r>
      <w:r w:rsidR="00682B0C" w:rsidRPr="00777181">
        <w:rPr>
          <w:rFonts w:ascii="Times New Roman" w:hAnsi="Times New Roman" w:cs="Times New Roman"/>
          <w:sz w:val="22"/>
          <w:szCs w:val="22"/>
        </w:rPr>
        <w:t>.</w:t>
      </w:r>
    </w:p>
    <w:p w14:paraId="2514B7A9" w14:textId="285790AA" w:rsidR="00F76792" w:rsidRPr="004B20C2" w:rsidRDefault="00A21316" w:rsidP="004B20C2">
      <w:pPr>
        <w:pStyle w:val="BodyText"/>
      </w:pPr>
      <w:commentRangeStart w:id="499"/>
      <w:commentRangeStart w:id="500"/>
      <w:commentRangeStart w:id="501"/>
      <w:r>
        <w:rPr>
          <w:noProof/>
        </w:rPr>
        <w:drawing>
          <wp:inline distT="0" distB="0" distL="0" distR="0" wp14:anchorId="4255A2B3" wp14:editId="3F8CCD93">
            <wp:extent cx="3714161" cy="4046689"/>
            <wp:effectExtent l="0" t="0" r="0" b="5080"/>
            <wp:docPr id="5" name="Picture 5"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row&#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6550" cy="4060188"/>
                    </a:xfrm>
                    <a:prstGeom prst="rect">
                      <a:avLst/>
                    </a:prstGeom>
                  </pic:spPr>
                </pic:pic>
              </a:graphicData>
            </a:graphic>
          </wp:inline>
        </w:drawing>
      </w:r>
      <w:commentRangeEnd w:id="499"/>
      <w:r>
        <w:rPr>
          <w:rStyle w:val="CommentReference"/>
        </w:rPr>
        <w:commentReference w:id="499"/>
      </w:r>
      <w:commentRangeEnd w:id="500"/>
      <w:r w:rsidR="007C0892">
        <w:rPr>
          <w:rStyle w:val="CommentReference"/>
        </w:rPr>
        <w:commentReference w:id="500"/>
      </w:r>
      <w:commentRangeEnd w:id="501"/>
      <w:r w:rsidR="009D0FDC">
        <w:rPr>
          <w:rStyle w:val="CommentReference"/>
        </w:rPr>
        <w:commentReference w:id="501"/>
      </w:r>
    </w:p>
    <w:p w14:paraId="5294A98A" w14:textId="3C112E54" w:rsidR="00A21316" w:rsidRDefault="003A45A5" w:rsidP="00A21316">
      <w:pPr>
        <w:pStyle w:val="BodyText"/>
      </w:pPr>
      <w:r>
        <w:rPr>
          <w:noProof/>
        </w:rPr>
        <w:lastRenderedPageBreak/>
        <w:drawing>
          <wp:inline distT="0" distB="0" distL="0" distR="0" wp14:anchorId="7A2B1B90" wp14:editId="7A504937">
            <wp:extent cx="4038600" cy="5676900"/>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038600" cy="5676900"/>
                    </a:xfrm>
                    <a:prstGeom prst="rect">
                      <a:avLst/>
                    </a:prstGeom>
                  </pic:spPr>
                </pic:pic>
              </a:graphicData>
            </a:graphic>
          </wp:inline>
        </w:drawing>
      </w:r>
    </w:p>
    <w:p w14:paraId="2A3DA256" w14:textId="739291B8" w:rsidR="00A21316" w:rsidRDefault="00A21316" w:rsidP="004B20C2">
      <w:pPr>
        <w:pStyle w:val="BodyText"/>
      </w:pPr>
    </w:p>
    <w:p w14:paraId="00C3BD42" w14:textId="5503F936" w:rsidR="00841730" w:rsidRPr="006D759B" w:rsidRDefault="00682B0C" w:rsidP="00841730">
      <w:pPr>
        <w:pStyle w:val="FirstParagraph"/>
      </w:pPr>
      <w:r w:rsidRPr="009B767B">
        <w:rPr>
          <w:rFonts w:ascii="Times New Roman" w:hAnsi="Times New Roman" w:cs="Times New Roman"/>
          <w:sz w:val="22"/>
          <w:szCs w:val="22"/>
        </w:rPr>
        <w:t xml:space="preserve">Critically, differences </w:t>
      </w:r>
      <w:r>
        <w:rPr>
          <w:rFonts w:ascii="Times New Roman" w:hAnsi="Times New Roman" w:cs="Times New Roman"/>
          <w:sz w:val="22"/>
          <w:szCs w:val="22"/>
        </w:rPr>
        <w:t xml:space="preserve">like those in </w:t>
      </w:r>
      <w:r w:rsidRPr="00777181">
        <w:rPr>
          <w:rFonts w:ascii="Times New Roman" w:hAnsi="Times New Roman" w:cs="Times New Roman"/>
          <w:sz w:val="22"/>
          <w:szCs w:val="22"/>
        </w:rPr>
        <w:t>Figure</w:t>
      </w:r>
      <w:r>
        <w:rPr>
          <w:rFonts w:ascii="Times New Roman" w:hAnsi="Times New Roman" w:cs="Times New Roman"/>
          <w:sz w:val="22"/>
          <w:szCs w:val="22"/>
        </w:rPr>
        <w:t>s</w:t>
      </w:r>
      <w:r w:rsidRPr="00777181">
        <w:rPr>
          <w:rFonts w:ascii="Times New Roman" w:hAnsi="Times New Roman" w:cs="Times New Roman"/>
          <w:sz w:val="22"/>
          <w:szCs w:val="22"/>
        </w:rPr>
        <w:t xml:space="preserve"> </w:t>
      </w:r>
      <w:r>
        <w:rPr>
          <w:rFonts w:ascii="Times New Roman" w:hAnsi="Times New Roman" w:cs="Times New Roman"/>
          <w:sz w:val="22"/>
          <w:szCs w:val="22"/>
        </w:rPr>
        <w:t>\</w:t>
      </w:r>
      <w:r w:rsidRPr="00777181">
        <w:rPr>
          <w:rFonts w:ascii="Times New Roman" w:hAnsi="Times New Roman" w:cs="Times New Roman"/>
          <w:sz w:val="22"/>
          <w:szCs w:val="22"/>
        </w:rPr>
        <w:t>@ref(fig:show-model-categorization-3D-plots</w:t>
      </w:r>
      <w:r>
        <w:rPr>
          <w:rFonts w:ascii="Times New Roman" w:hAnsi="Times New Roman" w:cs="Times New Roman"/>
          <w:sz w:val="22"/>
          <w:szCs w:val="22"/>
        </w:rPr>
        <w:t>-similar-accuracy</w:t>
      </w:r>
      <w:r w:rsidRPr="00777181">
        <w:rPr>
          <w:rFonts w:ascii="Times New Roman" w:hAnsi="Times New Roman" w:cs="Times New Roman"/>
          <w:sz w:val="22"/>
          <w:szCs w:val="22"/>
        </w:rPr>
        <w:t>)</w:t>
      </w:r>
      <w:r w:rsidRPr="001F3485">
        <w:rPr>
          <w:rFonts w:ascii="Times New Roman" w:hAnsi="Times New Roman" w:cs="Times New Roman"/>
          <w:sz w:val="22"/>
          <w:szCs w:val="22"/>
        </w:rPr>
        <w:t xml:space="preserve"> </w:t>
      </w:r>
      <w:r>
        <w:rPr>
          <w:rFonts w:ascii="Times New Roman" w:hAnsi="Times New Roman" w:cs="Times New Roman"/>
          <w:sz w:val="22"/>
          <w:szCs w:val="22"/>
        </w:rPr>
        <w:t>and \@ref(</w:t>
      </w:r>
      <w:r w:rsidRPr="00777181">
        <w:rPr>
          <w:rFonts w:ascii="Times New Roman" w:hAnsi="Times New Roman" w:cs="Times New Roman"/>
          <w:sz w:val="22"/>
          <w:szCs w:val="22"/>
        </w:rPr>
        <w:t>fig:show-model-categorization-3D-plots</w:t>
      </w:r>
      <w:r>
        <w:rPr>
          <w:rFonts w:ascii="Times New Roman" w:hAnsi="Times New Roman" w:cs="Times New Roman"/>
          <w:sz w:val="22"/>
          <w:szCs w:val="22"/>
        </w:rPr>
        <w:t xml:space="preserve">-best-performing) </w:t>
      </w:r>
      <w:r w:rsidRPr="009B767B">
        <w:rPr>
          <w:rFonts w:ascii="Times New Roman" w:hAnsi="Times New Roman" w:cs="Times New Roman"/>
          <w:sz w:val="22"/>
          <w:szCs w:val="22"/>
        </w:rPr>
        <w:t xml:space="preserve">will only be apparent when the data is analyzed at appropriately fine-grained </w:t>
      </w:r>
      <w:r w:rsidR="009D0FDC">
        <w:rPr>
          <w:rFonts w:ascii="Times New Roman" w:hAnsi="Times New Roman" w:cs="Times New Roman"/>
          <w:sz w:val="22"/>
          <w:szCs w:val="22"/>
        </w:rPr>
        <w:t>detail</w:t>
      </w:r>
      <w:r w:rsidR="008B19AD">
        <w:rPr>
          <w:rFonts w:ascii="Times New Roman" w:hAnsi="Times New Roman" w:cs="Times New Roman"/>
          <w:sz w:val="22"/>
          <w:szCs w:val="22"/>
        </w:rPr>
        <w:t>---i.e., by assessing changes in the mapping from acoustic-phonetic properties of stimuli to participants’ responses</w:t>
      </w:r>
      <w:r w:rsidRPr="009B767B">
        <w:rPr>
          <w:rFonts w:ascii="Times New Roman" w:hAnsi="Times New Roman" w:cs="Times New Roman"/>
          <w:sz w:val="22"/>
          <w:szCs w:val="22"/>
        </w:rPr>
        <w:t>.</w:t>
      </w:r>
      <w:commentRangeStart w:id="502"/>
      <w:commentRangeEnd w:id="502"/>
      <w:r w:rsidRPr="009B767B">
        <w:rPr>
          <w:rFonts w:ascii="Times New Roman" w:hAnsi="Times New Roman" w:cs="Times New Roman"/>
          <w:sz w:val="22"/>
          <w:szCs w:val="22"/>
        </w:rPr>
        <w:commentReference w:id="502"/>
      </w:r>
      <w:r>
        <w:rPr>
          <w:rFonts w:ascii="Times New Roman" w:hAnsi="Times New Roman" w:cs="Times New Roman"/>
          <w:sz w:val="22"/>
          <w:szCs w:val="22"/>
        </w:rPr>
        <w:t xml:space="preserve"> </w:t>
      </w:r>
      <w:commentRangeStart w:id="503"/>
      <w:commentRangeStart w:id="504"/>
      <w:commentRangeStart w:id="505"/>
      <w:commentRangeStart w:id="506"/>
      <w:r w:rsidR="008B19AD">
        <w:rPr>
          <w:rFonts w:ascii="Times New Roman" w:hAnsi="Times New Roman" w:cs="Times New Roman"/>
          <w:sz w:val="22"/>
          <w:szCs w:val="22"/>
        </w:rPr>
        <w:t xml:space="preserve">Fitting </w:t>
      </w:r>
      <w:r w:rsidR="00520E34">
        <w:rPr>
          <w:rFonts w:ascii="Times New Roman" w:hAnsi="Times New Roman" w:cs="Times New Roman"/>
          <w:sz w:val="22"/>
          <w:szCs w:val="22"/>
        </w:rPr>
        <w:t xml:space="preserve">ASP </w:t>
      </w:r>
      <w:r w:rsidR="003E49D6">
        <w:rPr>
          <w:rFonts w:ascii="Times New Roman" w:hAnsi="Times New Roman" w:cs="Times New Roman"/>
          <w:sz w:val="22"/>
          <w:szCs w:val="22"/>
        </w:rPr>
        <w:t xml:space="preserve">and similar </w:t>
      </w:r>
      <w:r w:rsidR="00520E34">
        <w:rPr>
          <w:rFonts w:ascii="Times New Roman" w:hAnsi="Times New Roman" w:cs="Times New Roman"/>
          <w:sz w:val="22"/>
          <w:szCs w:val="22"/>
        </w:rPr>
        <w:t>models</w:t>
      </w:r>
      <w:r w:rsidR="003E49D6">
        <w:rPr>
          <w:rFonts w:ascii="Times New Roman" w:hAnsi="Times New Roman" w:cs="Times New Roman"/>
          <w:sz w:val="22"/>
          <w:szCs w:val="22"/>
        </w:rPr>
        <w:t xml:space="preserve"> </w:t>
      </w:r>
      <w:r w:rsidR="00520E34">
        <w:rPr>
          <w:rFonts w:ascii="Times New Roman" w:hAnsi="Times New Roman" w:cs="Times New Roman"/>
          <w:sz w:val="22"/>
          <w:szCs w:val="22"/>
        </w:rPr>
        <w:t xml:space="preserve">to the results of experiments </w:t>
      </w:r>
      <w:r w:rsidR="009D0FDC">
        <w:rPr>
          <w:rFonts w:ascii="Times New Roman" w:hAnsi="Times New Roman" w:cs="Times New Roman"/>
          <w:sz w:val="22"/>
          <w:szCs w:val="22"/>
        </w:rPr>
        <w:t>is one way to conduct such analyses</w:t>
      </w:r>
      <w:r w:rsidR="003E49D6">
        <w:rPr>
          <w:rFonts w:ascii="Times New Roman" w:hAnsi="Times New Roman" w:cs="Times New Roman"/>
          <w:sz w:val="22"/>
          <w:szCs w:val="22"/>
        </w:rPr>
        <w:t xml:space="preserve">. </w:t>
      </w:r>
      <w:r w:rsidR="009D0FDC">
        <w:rPr>
          <w:rFonts w:ascii="Times New Roman" w:hAnsi="Times New Roman" w:cs="Times New Roman"/>
          <w:sz w:val="22"/>
          <w:szCs w:val="22"/>
        </w:rPr>
        <w:t>Previous</w:t>
      </w:r>
      <w:r w:rsidR="001153CE">
        <w:rPr>
          <w:rFonts w:ascii="Times New Roman" w:hAnsi="Times New Roman" w:cs="Times New Roman"/>
          <w:sz w:val="22"/>
          <w:szCs w:val="22"/>
        </w:rPr>
        <w:t xml:space="preserve"> </w:t>
      </w:r>
      <w:r w:rsidR="003E49D6">
        <w:rPr>
          <w:rFonts w:ascii="Times New Roman" w:hAnsi="Times New Roman" w:cs="Times New Roman"/>
          <w:sz w:val="22"/>
          <w:szCs w:val="22"/>
        </w:rPr>
        <w:t xml:space="preserve">work has done so for competing normalization models [see, e.g., @mcmurray-jongman2011; @apfelbaum-mcmurray2015; @persson-jaeger2022; @richter2017; @xie2021] and competing parameterization of representational change models [e.g., @kleinschmidt-jaeger2016; </w:t>
      </w:r>
      <w:r w:rsidR="001E57FC">
        <w:rPr>
          <w:rFonts w:ascii="Times New Roman" w:hAnsi="Times New Roman" w:cs="Times New Roman"/>
          <w:sz w:val="22"/>
          <w:szCs w:val="22"/>
        </w:rPr>
        <w:t xml:space="preserve">@kleinschmidt2020; </w:t>
      </w:r>
      <w:r w:rsidR="003E49D6">
        <w:rPr>
          <w:rFonts w:ascii="Times New Roman" w:hAnsi="Times New Roman" w:cs="Times New Roman"/>
          <w:sz w:val="22"/>
          <w:szCs w:val="22"/>
        </w:rPr>
        <w:t>@tan-jaeger202</w:t>
      </w:r>
      <w:r w:rsidR="001E57FC">
        <w:rPr>
          <w:rFonts w:ascii="Times New Roman" w:hAnsi="Times New Roman" w:cs="Times New Roman"/>
          <w:sz w:val="22"/>
          <w:szCs w:val="22"/>
        </w:rPr>
        <w:t>3</w:t>
      </w:r>
      <w:r w:rsidR="003E49D6">
        <w:rPr>
          <w:rFonts w:ascii="Times New Roman" w:hAnsi="Times New Roman" w:cs="Times New Roman"/>
          <w:sz w:val="22"/>
          <w:szCs w:val="22"/>
        </w:rPr>
        <w:t>]</w:t>
      </w:r>
      <w:r w:rsidR="00520E34">
        <w:rPr>
          <w:rFonts w:ascii="Times New Roman" w:hAnsi="Times New Roman" w:cs="Times New Roman"/>
          <w:sz w:val="22"/>
          <w:szCs w:val="22"/>
        </w:rPr>
        <w:t xml:space="preserve">. </w:t>
      </w:r>
      <w:r w:rsidR="003E49D6">
        <w:rPr>
          <w:rFonts w:ascii="Times New Roman" w:hAnsi="Times New Roman" w:cs="Times New Roman"/>
          <w:sz w:val="22"/>
          <w:szCs w:val="22"/>
        </w:rPr>
        <w:t xml:space="preserve">Future work can employ ASP to </w:t>
      </w:r>
      <w:r w:rsidR="008B19AD">
        <w:rPr>
          <w:rFonts w:ascii="Times New Roman" w:hAnsi="Times New Roman" w:cs="Times New Roman"/>
          <w:sz w:val="22"/>
          <w:szCs w:val="22"/>
        </w:rPr>
        <w:t>compare</w:t>
      </w:r>
      <w:r w:rsidR="009D0FDC">
        <w:rPr>
          <w:rFonts w:ascii="Times New Roman" w:hAnsi="Times New Roman" w:cs="Times New Roman"/>
          <w:sz w:val="22"/>
          <w:szCs w:val="22"/>
        </w:rPr>
        <w:t xml:space="preserve"> </w:t>
      </w:r>
      <w:r w:rsidR="008B19AD">
        <w:rPr>
          <w:rFonts w:ascii="Times New Roman" w:hAnsi="Times New Roman" w:cs="Times New Roman"/>
          <w:sz w:val="22"/>
          <w:szCs w:val="22"/>
        </w:rPr>
        <w:t xml:space="preserve">the fit of all three types of change models---including </w:t>
      </w:r>
      <w:r w:rsidR="003E49D6">
        <w:rPr>
          <w:rFonts w:ascii="Times New Roman" w:hAnsi="Times New Roman" w:cs="Times New Roman"/>
          <w:sz w:val="22"/>
          <w:szCs w:val="22"/>
        </w:rPr>
        <w:t xml:space="preserve">combinations of </w:t>
      </w:r>
      <w:r w:rsidR="008B19AD">
        <w:rPr>
          <w:rFonts w:ascii="Times New Roman" w:hAnsi="Times New Roman" w:cs="Times New Roman"/>
          <w:sz w:val="22"/>
          <w:szCs w:val="22"/>
        </w:rPr>
        <w:t>them---</w:t>
      </w:r>
      <w:r w:rsidR="00841730">
        <w:rPr>
          <w:rFonts w:ascii="Times New Roman" w:hAnsi="Times New Roman" w:cs="Times New Roman"/>
          <w:sz w:val="22"/>
          <w:szCs w:val="22"/>
        </w:rPr>
        <w:t>to the results of experiments</w:t>
      </w:r>
      <w:r w:rsidR="003E49D6">
        <w:rPr>
          <w:rFonts w:ascii="Times New Roman" w:hAnsi="Times New Roman" w:cs="Times New Roman"/>
          <w:sz w:val="22"/>
          <w:szCs w:val="22"/>
        </w:rPr>
        <w:t xml:space="preserve">, allowing </w:t>
      </w:r>
      <w:r w:rsidR="00FF63FE">
        <w:rPr>
          <w:rFonts w:ascii="Times New Roman" w:hAnsi="Times New Roman" w:cs="Times New Roman"/>
          <w:sz w:val="22"/>
          <w:szCs w:val="22"/>
        </w:rPr>
        <w:t>researchers to investigate what factors contribute to</w:t>
      </w:r>
      <w:r w:rsidR="00841730">
        <w:rPr>
          <w:rFonts w:ascii="Times New Roman" w:hAnsi="Times New Roman" w:cs="Times New Roman"/>
          <w:sz w:val="22"/>
          <w:szCs w:val="22"/>
        </w:rPr>
        <w:t xml:space="preserve"> the relative engagement of different </w:t>
      </w:r>
      <w:r w:rsidR="00FF63FE">
        <w:rPr>
          <w:rFonts w:ascii="Times New Roman" w:hAnsi="Times New Roman" w:cs="Times New Roman"/>
          <w:sz w:val="22"/>
          <w:szCs w:val="22"/>
        </w:rPr>
        <w:t>change mechanisms</w:t>
      </w:r>
      <w:r w:rsidR="00841730">
        <w:rPr>
          <w:rFonts w:ascii="Times New Roman" w:hAnsi="Times New Roman" w:cs="Times New Roman"/>
          <w:sz w:val="22"/>
          <w:szCs w:val="22"/>
        </w:rPr>
        <w:t xml:space="preserve">. </w:t>
      </w:r>
      <w:commentRangeEnd w:id="503"/>
      <w:r w:rsidR="00E02E5A">
        <w:rPr>
          <w:rStyle w:val="CommentReference"/>
        </w:rPr>
        <w:commentReference w:id="503"/>
      </w:r>
      <w:commentRangeEnd w:id="504"/>
      <w:r w:rsidR="00FF3D64">
        <w:rPr>
          <w:rStyle w:val="CommentReference"/>
        </w:rPr>
        <w:commentReference w:id="504"/>
      </w:r>
      <w:commentRangeEnd w:id="505"/>
      <w:r w:rsidR="00B73479">
        <w:rPr>
          <w:rStyle w:val="CommentReference"/>
        </w:rPr>
        <w:commentReference w:id="505"/>
      </w:r>
      <w:commentRangeEnd w:id="506"/>
      <w:r w:rsidR="00E213EE">
        <w:rPr>
          <w:rStyle w:val="CommentReference"/>
        </w:rPr>
        <w:commentReference w:id="506"/>
      </w:r>
    </w:p>
    <w:p w14:paraId="2098448E" w14:textId="7E7704A8" w:rsidR="0072392A" w:rsidRDefault="00841730" w:rsidP="001E57FC">
      <w:pPr>
        <w:pStyle w:val="FirstParagraph"/>
        <w:rPr>
          <w:rFonts w:ascii="Times New Roman" w:hAnsi="Times New Roman" w:cs="Times New Roman"/>
          <w:sz w:val="22"/>
          <w:szCs w:val="22"/>
        </w:rPr>
      </w:pPr>
      <w:r>
        <w:rPr>
          <w:rFonts w:ascii="Times New Roman" w:hAnsi="Times New Roman" w:cs="Times New Roman"/>
          <w:sz w:val="22"/>
          <w:szCs w:val="22"/>
        </w:rPr>
        <w:lastRenderedPageBreak/>
        <w:t xml:space="preserve">Alternatively, </w:t>
      </w:r>
      <w:r w:rsidR="008B19AD">
        <w:rPr>
          <w:rFonts w:ascii="Times New Roman" w:hAnsi="Times New Roman" w:cs="Times New Roman"/>
          <w:sz w:val="22"/>
          <w:szCs w:val="22"/>
        </w:rPr>
        <w:t xml:space="preserve">standard </w:t>
      </w:r>
      <w:r w:rsidR="00DF18E9">
        <w:rPr>
          <w:rFonts w:ascii="Times New Roman" w:hAnsi="Times New Roman" w:cs="Times New Roman"/>
          <w:sz w:val="22"/>
          <w:szCs w:val="22"/>
        </w:rPr>
        <w:t>approaches to data</w:t>
      </w:r>
      <w:r w:rsidR="008B19AD">
        <w:rPr>
          <w:rFonts w:ascii="Times New Roman" w:hAnsi="Times New Roman" w:cs="Times New Roman"/>
          <w:sz w:val="22"/>
          <w:szCs w:val="22"/>
        </w:rPr>
        <w:t xml:space="preserve"> analys</w:t>
      </w:r>
      <w:r w:rsidR="00DF18E9">
        <w:rPr>
          <w:rFonts w:ascii="Times New Roman" w:hAnsi="Times New Roman" w:cs="Times New Roman"/>
          <w:sz w:val="22"/>
          <w:szCs w:val="22"/>
        </w:rPr>
        <w:t>i</w:t>
      </w:r>
      <w:r w:rsidR="008B19AD">
        <w:rPr>
          <w:rFonts w:ascii="Times New Roman" w:hAnsi="Times New Roman" w:cs="Times New Roman"/>
          <w:sz w:val="22"/>
          <w:szCs w:val="22"/>
        </w:rPr>
        <w:t>s can be used to investigate changes in the mapping from acoustic-phonetic properties to participants’ responses</w:t>
      </w:r>
      <w:r w:rsidR="008B19AD" w:rsidRPr="00D61D5F">
        <w:rPr>
          <w:rFonts w:ascii="Times New Roman" w:hAnsi="Times New Roman" w:cs="Times New Roman"/>
          <w:sz w:val="22"/>
          <w:szCs w:val="22"/>
        </w:rPr>
        <w:t xml:space="preserve"> </w:t>
      </w:r>
      <w:r w:rsidR="00ED3302">
        <w:rPr>
          <w:rFonts w:ascii="Times New Roman" w:hAnsi="Times New Roman" w:cs="Times New Roman"/>
          <w:sz w:val="22"/>
          <w:szCs w:val="22"/>
        </w:rPr>
        <w:t>[for an excellent review, see @schertz-clare2020]. This includes regression models</w:t>
      </w:r>
      <w:r w:rsidR="00E5398E" w:rsidRPr="00D61D5F">
        <w:rPr>
          <w:rFonts w:ascii="Times New Roman" w:hAnsi="Times New Roman" w:cs="Times New Roman"/>
          <w:sz w:val="22"/>
          <w:szCs w:val="22"/>
        </w:rPr>
        <w:t xml:space="preserve"> as long as </w:t>
      </w:r>
      <w:r w:rsidR="00C63C7B">
        <w:rPr>
          <w:rFonts w:ascii="Times New Roman" w:hAnsi="Times New Roman" w:cs="Times New Roman"/>
          <w:sz w:val="22"/>
          <w:szCs w:val="22"/>
        </w:rPr>
        <w:t>they</w:t>
      </w:r>
      <w:r w:rsidR="00E5398E" w:rsidRPr="00D61D5F">
        <w:rPr>
          <w:rFonts w:ascii="Times New Roman" w:hAnsi="Times New Roman" w:cs="Times New Roman"/>
          <w:sz w:val="22"/>
          <w:szCs w:val="22"/>
        </w:rPr>
        <w:t xml:space="preserve"> employ appropriate linking functions </w:t>
      </w:r>
      <w:r w:rsidR="00E5398E">
        <w:rPr>
          <w:rFonts w:ascii="Times New Roman" w:hAnsi="Times New Roman" w:cs="Times New Roman"/>
          <w:sz w:val="22"/>
          <w:szCs w:val="22"/>
        </w:rPr>
        <w:t>[</w:t>
      </w:r>
      <w:r w:rsidR="00E5398E" w:rsidRPr="00D61D5F">
        <w:rPr>
          <w:rFonts w:ascii="Times New Roman" w:hAnsi="Times New Roman" w:cs="Times New Roman"/>
          <w:sz w:val="22"/>
          <w:szCs w:val="22"/>
        </w:rPr>
        <w:t xml:space="preserve">e.g., logistic </w:t>
      </w:r>
      <w:r w:rsidR="00ED3302">
        <w:rPr>
          <w:rFonts w:ascii="Times New Roman" w:hAnsi="Times New Roman" w:cs="Times New Roman"/>
          <w:sz w:val="22"/>
          <w:szCs w:val="22"/>
        </w:rPr>
        <w:t xml:space="preserve">or multinomial </w:t>
      </w:r>
      <w:r w:rsidR="00E5398E" w:rsidRPr="00D61D5F">
        <w:rPr>
          <w:rFonts w:ascii="Times New Roman" w:hAnsi="Times New Roman" w:cs="Times New Roman"/>
          <w:sz w:val="22"/>
          <w:szCs w:val="22"/>
        </w:rPr>
        <w:t xml:space="preserve">regression for categorization, </w:t>
      </w:r>
      <w:r w:rsidR="00E5398E" w:rsidRPr="00FC2F72">
        <w:rPr>
          <w:rFonts w:ascii="Times New Roman" w:hAnsi="Times New Roman" w:cs="Times New Roman"/>
          <w:sz w:val="22"/>
          <w:szCs w:val="22"/>
        </w:rPr>
        <w:t>@jaeger2008</w:t>
      </w:r>
      <w:r w:rsidR="00DF18E9">
        <w:rPr>
          <w:rFonts w:ascii="Times New Roman" w:hAnsi="Times New Roman" w:cs="Times New Roman"/>
          <w:sz w:val="22"/>
          <w:szCs w:val="22"/>
        </w:rPr>
        <w:t>; @winter</w:t>
      </w:r>
      <w:r w:rsidR="003C0E8B">
        <w:rPr>
          <w:rFonts w:ascii="Times New Roman" w:hAnsi="Times New Roman" w:cs="Times New Roman"/>
          <w:sz w:val="22"/>
          <w:szCs w:val="22"/>
        </w:rPr>
        <w:t>-wieling2016</w:t>
      </w:r>
      <w:r w:rsidR="00E5398E" w:rsidRPr="00FC2F72">
        <w:rPr>
          <w:rFonts w:ascii="Times New Roman" w:hAnsi="Times New Roman" w:cs="Times New Roman"/>
          <w:sz w:val="22"/>
          <w:szCs w:val="22"/>
        </w:rPr>
        <w:t>]</w:t>
      </w:r>
      <w:r w:rsidR="00E5398E">
        <w:rPr>
          <w:rFonts w:ascii="Times New Roman" w:hAnsi="Times New Roman" w:cs="Times New Roman"/>
          <w:sz w:val="22"/>
          <w:szCs w:val="22"/>
        </w:rPr>
        <w:t xml:space="preserve">. </w:t>
      </w:r>
      <w:r w:rsidR="00E5398E" w:rsidRPr="00D61D5F">
        <w:rPr>
          <w:rFonts w:ascii="Times New Roman" w:hAnsi="Times New Roman" w:cs="Times New Roman"/>
          <w:sz w:val="22"/>
          <w:szCs w:val="22"/>
        </w:rPr>
        <w:t>This approach is now increasingly common, taking advantage of stimulus-level variability within and across conditions to test hypotheses</w:t>
      </w:r>
      <w:r w:rsidR="00E5398E">
        <w:rPr>
          <w:rFonts w:ascii="Times New Roman" w:hAnsi="Times New Roman" w:cs="Times New Roman"/>
          <w:sz w:val="22"/>
          <w:szCs w:val="22"/>
        </w:rPr>
        <w:t xml:space="preserve"> [e.g., </w:t>
      </w:r>
      <w:r w:rsidR="001E57FC">
        <w:rPr>
          <w:rFonts w:ascii="Times New Roman" w:hAnsi="Times New Roman" w:cs="Times New Roman"/>
          <w:sz w:val="22"/>
          <w:szCs w:val="22"/>
        </w:rPr>
        <w:t>@clayards</w:t>
      </w:r>
      <w:r w:rsidR="00AC2478">
        <w:rPr>
          <w:rFonts w:ascii="Times New Roman" w:hAnsi="Times New Roman" w:cs="Times New Roman"/>
          <w:sz w:val="22"/>
          <w:szCs w:val="22"/>
        </w:rPr>
        <w:t>2018</w:t>
      </w:r>
      <w:r w:rsidR="001E57FC">
        <w:rPr>
          <w:rFonts w:ascii="Times New Roman" w:hAnsi="Times New Roman" w:cs="Times New Roman"/>
          <w:sz w:val="22"/>
          <w:szCs w:val="22"/>
        </w:rPr>
        <w:t xml:space="preserve">; </w:t>
      </w:r>
      <w:r w:rsidR="00ED3302">
        <w:rPr>
          <w:rFonts w:ascii="Times New Roman" w:hAnsi="Times New Roman" w:cs="Times New Roman"/>
          <w:sz w:val="22"/>
          <w:szCs w:val="22"/>
        </w:rPr>
        <w:t>@</w:t>
      </w:r>
      <w:r w:rsidR="00E5398E">
        <w:rPr>
          <w:rFonts w:ascii="Times New Roman" w:hAnsi="Times New Roman" w:cs="Times New Roman"/>
          <w:sz w:val="22"/>
          <w:szCs w:val="22"/>
        </w:rPr>
        <w:t>idemaru-holt2020</w:t>
      </w:r>
      <w:r w:rsidR="00520E34">
        <w:rPr>
          <w:rFonts w:ascii="Times New Roman" w:hAnsi="Times New Roman" w:cs="Times New Roman"/>
          <w:sz w:val="22"/>
          <w:szCs w:val="22"/>
        </w:rPr>
        <w:t>;</w:t>
      </w:r>
      <w:r w:rsidR="00ED3302">
        <w:rPr>
          <w:rFonts w:ascii="Times New Roman" w:hAnsi="Times New Roman" w:cs="Times New Roman"/>
          <w:sz w:val="22"/>
          <w:szCs w:val="22"/>
        </w:rPr>
        <w:t xml:space="preserve"> @schertz</w:t>
      </w:r>
      <w:r w:rsidR="00E97C01">
        <w:rPr>
          <w:rFonts w:ascii="Times New Roman" w:hAnsi="Times New Roman" w:cs="Times New Roman"/>
          <w:sz w:val="22"/>
          <w:szCs w:val="22"/>
        </w:rPr>
        <w:t>2015</w:t>
      </w:r>
      <w:r w:rsidR="00E5398E">
        <w:rPr>
          <w:rFonts w:ascii="Times New Roman" w:hAnsi="Times New Roman" w:cs="Times New Roman"/>
          <w:sz w:val="22"/>
          <w:szCs w:val="22"/>
        </w:rPr>
        <w:t>].</w:t>
      </w:r>
      <w:r w:rsidR="00E5398E" w:rsidRPr="00D61D5F">
        <w:rPr>
          <w:rFonts w:ascii="Times New Roman" w:hAnsi="Times New Roman" w:cs="Times New Roman"/>
          <w:sz w:val="22"/>
          <w:szCs w:val="22"/>
        </w:rPr>
        <w:t xml:space="preserve"> </w:t>
      </w:r>
      <w:r w:rsidR="003C0E8B">
        <w:rPr>
          <w:rFonts w:ascii="Times New Roman" w:hAnsi="Times New Roman" w:cs="Times New Roman"/>
          <w:sz w:val="22"/>
          <w:szCs w:val="22"/>
        </w:rPr>
        <w:t>R</w:t>
      </w:r>
      <w:r w:rsidR="00E5398E" w:rsidRPr="00D61D5F">
        <w:rPr>
          <w:rFonts w:ascii="Times New Roman" w:hAnsi="Times New Roman" w:cs="Times New Roman"/>
          <w:sz w:val="22"/>
          <w:szCs w:val="22"/>
        </w:rPr>
        <w:t xml:space="preserve">egression analyses can </w:t>
      </w:r>
      <w:r w:rsidR="003C0E8B">
        <w:rPr>
          <w:rFonts w:ascii="Times New Roman" w:hAnsi="Times New Roman" w:cs="Times New Roman"/>
          <w:sz w:val="22"/>
          <w:szCs w:val="22"/>
        </w:rPr>
        <w:t xml:space="preserve">further </w:t>
      </w:r>
      <w:r w:rsidR="00E5398E" w:rsidRPr="00D61D5F">
        <w:rPr>
          <w:rFonts w:ascii="Times New Roman" w:hAnsi="Times New Roman" w:cs="Times New Roman"/>
          <w:sz w:val="22"/>
          <w:szCs w:val="22"/>
        </w:rPr>
        <w:t xml:space="preserve">be expanded </w:t>
      </w:r>
      <w:r w:rsidR="009802DB">
        <w:rPr>
          <w:rFonts w:ascii="Times New Roman" w:hAnsi="Times New Roman" w:cs="Times New Roman"/>
          <w:sz w:val="22"/>
          <w:szCs w:val="22"/>
        </w:rPr>
        <w:t>into psychometric models [</w:t>
      </w:r>
      <w:r w:rsidR="009802DB" w:rsidRPr="00FC2F72">
        <w:rPr>
          <w:rFonts w:ascii="Times New Roman" w:hAnsi="Times New Roman" w:cs="Times New Roman"/>
          <w:sz w:val="22"/>
          <w:szCs w:val="22"/>
        </w:rPr>
        <w:t>@wichmann-hill2001</w:t>
      </w:r>
      <w:r w:rsidR="009802DB">
        <w:rPr>
          <w:rFonts w:ascii="Times New Roman" w:hAnsi="Times New Roman" w:cs="Times New Roman"/>
          <w:sz w:val="22"/>
          <w:szCs w:val="22"/>
        </w:rPr>
        <w:t>] by</w:t>
      </w:r>
      <w:r w:rsidR="00E5398E" w:rsidRPr="00D61D5F">
        <w:rPr>
          <w:rFonts w:ascii="Times New Roman" w:hAnsi="Times New Roman" w:cs="Times New Roman"/>
          <w:sz w:val="22"/>
          <w:szCs w:val="22"/>
        </w:rPr>
        <w:t xml:space="preserve"> </w:t>
      </w:r>
      <w:r w:rsidR="009802DB">
        <w:rPr>
          <w:rFonts w:ascii="Times New Roman" w:hAnsi="Times New Roman" w:cs="Times New Roman"/>
          <w:sz w:val="22"/>
          <w:szCs w:val="22"/>
        </w:rPr>
        <w:t>adding</w:t>
      </w:r>
      <w:r w:rsidR="009802DB" w:rsidRPr="00D61D5F">
        <w:rPr>
          <w:rFonts w:ascii="Times New Roman" w:hAnsi="Times New Roman" w:cs="Times New Roman"/>
          <w:sz w:val="22"/>
          <w:szCs w:val="22"/>
        </w:rPr>
        <w:t xml:space="preserve"> </w:t>
      </w:r>
      <w:r w:rsidR="00E5398E" w:rsidRPr="00D61D5F">
        <w:rPr>
          <w:rFonts w:ascii="Times New Roman" w:hAnsi="Times New Roman" w:cs="Times New Roman"/>
          <w:sz w:val="22"/>
          <w:szCs w:val="22"/>
        </w:rPr>
        <w:t xml:space="preserve">lapse rates and response biases </w:t>
      </w:r>
      <w:r w:rsidR="00520E34">
        <w:rPr>
          <w:rFonts w:ascii="Times New Roman" w:hAnsi="Times New Roman" w:cs="Times New Roman"/>
          <w:sz w:val="22"/>
          <w:szCs w:val="22"/>
        </w:rPr>
        <w:t>[</w:t>
      </w:r>
      <w:r w:rsidR="00E5398E" w:rsidRPr="00FC2F72">
        <w:rPr>
          <w:rFonts w:ascii="Times New Roman" w:hAnsi="Times New Roman" w:cs="Times New Roman"/>
          <w:sz w:val="22"/>
          <w:szCs w:val="22"/>
        </w:rPr>
        <w:t>e.g., @clayards2008; @kleinschmidt2020]</w:t>
      </w:r>
      <w:r w:rsidR="00E5398E" w:rsidRPr="00D61D5F">
        <w:rPr>
          <w:rFonts w:ascii="Times New Roman" w:hAnsi="Times New Roman" w:cs="Times New Roman"/>
          <w:sz w:val="22"/>
          <w:szCs w:val="22"/>
        </w:rPr>
        <w:t>,</w:t>
      </w:r>
      <w:r w:rsidR="00012C85">
        <w:rPr>
          <w:rFonts w:ascii="Times New Roman" w:hAnsi="Times New Roman" w:cs="Times New Roman"/>
          <w:sz w:val="22"/>
          <w:szCs w:val="22"/>
        </w:rPr>
        <w:t xml:space="preserve"> </w:t>
      </w:r>
      <w:r w:rsidR="00E5398E" w:rsidRPr="00D61D5F">
        <w:rPr>
          <w:rFonts w:ascii="Times New Roman" w:hAnsi="Times New Roman" w:cs="Times New Roman"/>
          <w:sz w:val="22"/>
          <w:szCs w:val="22"/>
        </w:rPr>
        <w:t xml:space="preserve">and can be fit in standard statistics software </w:t>
      </w:r>
      <w:r w:rsidR="00E5398E">
        <w:rPr>
          <w:rFonts w:ascii="Times New Roman" w:hAnsi="Times New Roman" w:cs="Times New Roman"/>
          <w:sz w:val="22"/>
          <w:szCs w:val="22"/>
        </w:rPr>
        <w:t>[</w:t>
      </w:r>
      <w:r w:rsidR="00E5398E" w:rsidRPr="00D61D5F">
        <w:rPr>
          <w:rFonts w:ascii="Times New Roman" w:hAnsi="Times New Roman" w:cs="Times New Roman"/>
          <w:sz w:val="22"/>
          <w:szCs w:val="22"/>
        </w:rPr>
        <w:t xml:space="preserve">e.g., </w:t>
      </w:r>
      <w:r w:rsidR="006C0AC4">
        <w:rPr>
          <w:rFonts w:ascii="Times New Roman" w:hAnsi="Times New Roman" w:cs="Times New Roman"/>
          <w:sz w:val="22"/>
          <w:szCs w:val="22"/>
        </w:rPr>
        <w:t xml:space="preserve">\texttt{brms}, </w:t>
      </w:r>
      <w:r w:rsidR="00E5398E" w:rsidRPr="00FC2F72">
        <w:rPr>
          <w:rFonts w:ascii="Times New Roman" w:hAnsi="Times New Roman" w:cs="Times New Roman"/>
          <w:sz w:val="22"/>
          <w:szCs w:val="22"/>
        </w:rPr>
        <w:t>@burkner2017</w:t>
      </w:r>
      <w:r w:rsidR="009802DB">
        <w:rPr>
          <w:rFonts w:ascii="Times New Roman" w:hAnsi="Times New Roman" w:cs="Times New Roman"/>
          <w:sz w:val="22"/>
          <w:szCs w:val="22"/>
        </w:rPr>
        <w:t xml:space="preserve">]. </w:t>
      </w:r>
      <w:commentRangeStart w:id="507"/>
      <w:commentRangeStart w:id="508"/>
      <w:r w:rsidR="001E57FC" w:rsidRPr="00966C26">
        <w:rPr>
          <w:rFonts w:ascii="Times New Roman" w:hAnsi="Times New Roman" w:cs="Times New Roman"/>
          <w:sz w:val="22"/>
          <w:szCs w:val="22"/>
        </w:rPr>
        <w:t xml:space="preserve">Optionally, such regression analyses can be enriched with </w:t>
      </w:r>
      <w:r w:rsidR="006C0AC4">
        <w:rPr>
          <w:rFonts w:ascii="Times New Roman" w:hAnsi="Times New Roman" w:cs="Times New Roman"/>
          <w:sz w:val="22"/>
          <w:szCs w:val="22"/>
        </w:rPr>
        <w:t xml:space="preserve">predictive ASP </w:t>
      </w:r>
      <w:r w:rsidR="001E57FC" w:rsidRPr="00966C26">
        <w:rPr>
          <w:rFonts w:ascii="Times New Roman" w:hAnsi="Times New Roman" w:cs="Times New Roman"/>
          <w:sz w:val="22"/>
          <w:szCs w:val="22"/>
        </w:rPr>
        <w:t>simulations</w:t>
      </w:r>
      <w:r w:rsidR="006C0AC4">
        <w:rPr>
          <w:rFonts w:ascii="Times New Roman" w:hAnsi="Times New Roman" w:cs="Times New Roman"/>
          <w:sz w:val="22"/>
          <w:szCs w:val="22"/>
        </w:rPr>
        <w:t xml:space="preserve"> of the type we have employed in our case studies. Such simulations are computationally less demanding than</w:t>
      </w:r>
      <w:r w:rsidR="001E57FC" w:rsidRPr="00966C26">
        <w:rPr>
          <w:rFonts w:ascii="Times New Roman" w:hAnsi="Times New Roman" w:cs="Times New Roman"/>
          <w:sz w:val="22"/>
          <w:szCs w:val="22"/>
        </w:rPr>
        <w:t xml:space="preserve"> </w:t>
      </w:r>
      <w:r w:rsidR="006C0AC4">
        <w:rPr>
          <w:rFonts w:ascii="Times New Roman" w:hAnsi="Times New Roman" w:cs="Times New Roman"/>
          <w:sz w:val="22"/>
          <w:szCs w:val="22"/>
        </w:rPr>
        <w:t xml:space="preserve">_fitting_ ASP </w:t>
      </w:r>
      <w:r w:rsidR="001E57FC" w:rsidRPr="00966C26">
        <w:rPr>
          <w:rFonts w:ascii="Times New Roman" w:hAnsi="Times New Roman" w:cs="Times New Roman"/>
          <w:sz w:val="22"/>
          <w:szCs w:val="22"/>
        </w:rPr>
        <w:t>model</w:t>
      </w:r>
      <w:r w:rsidR="006C0AC4">
        <w:rPr>
          <w:rFonts w:ascii="Times New Roman" w:hAnsi="Times New Roman" w:cs="Times New Roman"/>
          <w:sz w:val="22"/>
          <w:szCs w:val="22"/>
        </w:rPr>
        <w:t xml:space="preserve">s to perception experiments, </w:t>
      </w:r>
      <w:r w:rsidR="00C773F6">
        <w:rPr>
          <w:rFonts w:ascii="Times New Roman" w:hAnsi="Times New Roman" w:cs="Times New Roman"/>
          <w:sz w:val="22"/>
          <w:szCs w:val="22"/>
        </w:rPr>
        <w:t xml:space="preserve">and can help </w:t>
      </w:r>
      <w:r w:rsidR="001E57FC" w:rsidRPr="00966C26">
        <w:rPr>
          <w:rFonts w:ascii="Times New Roman" w:hAnsi="Times New Roman" w:cs="Times New Roman"/>
          <w:sz w:val="22"/>
          <w:szCs w:val="22"/>
        </w:rPr>
        <w:t xml:space="preserve">guide the interpretation of results </w:t>
      </w:r>
      <w:r w:rsidR="001E57FC" w:rsidRPr="00E97C01">
        <w:rPr>
          <w:rFonts w:ascii="Times New Roman" w:hAnsi="Times New Roman" w:cs="Times New Roman"/>
          <w:sz w:val="22"/>
          <w:szCs w:val="22"/>
        </w:rPr>
        <w:t xml:space="preserve">[for examples of </w:t>
      </w:r>
      <w:r w:rsidR="006C0AC4">
        <w:rPr>
          <w:rFonts w:ascii="Times New Roman" w:hAnsi="Times New Roman" w:cs="Times New Roman"/>
          <w:sz w:val="22"/>
          <w:szCs w:val="22"/>
        </w:rPr>
        <w:t>approach</w:t>
      </w:r>
      <w:r w:rsidR="00C773F6">
        <w:rPr>
          <w:rFonts w:ascii="Times New Roman" w:hAnsi="Times New Roman" w:cs="Times New Roman"/>
          <w:sz w:val="22"/>
          <w:szCs w:val="22"/>
        </w:rPr>
        <w:t>es that mix predictive simulation with standard data analysis</w:t>
      </w:r>
      <w:r w:rsidR="001E57FC" w:rsidRPr="00E97C01">
        <w:rPr>
          <w:rFonts w:ascii="Times New Roman" w:hAnsi="Times New Roman" w:cs="Times New Roman"/>
          <w:sz w:val="22"/>
          <w:szCs w:val="22"/>
        </w:rPr>
        <w:t xml:space="preserve">, see @bejjanki2011; @clayards2008; @hitczenko-feldman2016; @tan2021; @theodore-monto2019; </w:t>
      </w:r>
      <w:r w:rsidR="00012C85" w:rsidRPr="00E97C01">
        <w:rPr>
          <w:rFonts w:ascii="Times New Roman" w:hAnsi="Times New Roman" w:cs="Times New Roman"/>
          <w:sz w:val="22"/>
          <w:szCs w:val="22"/>
        </w:rPr>
        <w:t>@</w:t>
      </w:r>
      <w:r w:rsidR="001E57FC" w:rsidRPr="00E97C01">
        <w:rPr>
          <w:rFonts w:ascii="Times New Roman" w:hAnsi="Times New Roman" w:cs="Times New Roman"/>
          <w:sz w:val="22"/>
          <w:szCs w:val="22"/>
        </w:rPr>
        <w:t>xie2021</w:t>
      </w:r>
      <w:r w:rsidR="0072392A" w:rsidRPr="00E97C01">
        <w:rPr>
          <w:rFonts w:ascii="Times New Roman" w:hAnsi="Times New Roman" w:cs="Times New Roman"/>
          <w:sz w:val="22"/>
          <w:szCs w:val="22"/>
        </w:rPr>
        <w:t>; see also discussion in @bent</w:t>
      </w:r>
      <w:r w:rsidR="0072392A">
        <w:rPr>
          <w:rFonts w:ascii="Times New Roman" w:hAnsi="Times New Roman" w:cs="Times New Roman"/>
          <w:sz w:val="22"/>
          <w:szCs w:val="22"/>
        </w:rPr>
        <w:t>-baese-berk2021</w:t>
      </w:r>
      <w:r w:rsidR="001E57FC">
        <w:rPr>
          <w:rFonts w:ascii="Times New Roman" w:hAnsi="Times New Roman" w:cs="Times New Roman"/>
          <w:sz w:val="22"/>
          <w:szCs w:val="22"/>
        </w:rPr>
        <w:t>].</w:t>
      </w:r>
    </w:p>
    <w:p w14:paraId="0B5407C2" w14:textId="486FDCD8" w:rsidR="00E5398E" w:rsidRPr="00670084" w:rsidRDefault="0072392A" w:rsidP="00034DFA">
      <w:pPr>
        <w:pStyle w:val="FirstParagraph"/>
      </w:pPr>
      <w:r>
        <w:rPr>
          <w:rFonts w:ascii="Times New Roman" w:hAnsi="Times New Roman" w:cs="Times New Roman"/>
          <w:sz w:val="22"/>
          <w:szCs w:val="22"/>
        </w:rPr>
        <w:t xml:space="preserve">To fully take advantage </w:t>
      </w:r>
      <w:r w:rsidR="00C773F6">
        <w:rPr>
          <w:rFonts w:ascii="Times New Roman" w:hAnsi="Times New Roman" w:cs="Times New Roman"/>
          <w:sz w:val="22"/>
          <w:szCs w:val="22"/>
        </w:rPr>
        <w:t>of the types of analyses we have discussed here</w:t>
      </w:r>
      <w:r>
        <w:rPr>
          <w:rFonts w:ascii="Times New Roman" w:hAnsi="Times New Roman" w:cs="Times New Roman"/>
          <w:sz w:val="22"/>
          <w:szCs w:val="22"/>
        </w:rPr>
        <w:t>, it will</w:t>
      </w:r>
      <w:r w:rsidR="00C773F6">
        <w:rPr>
          <w:rFonts w:ascii="Times New Roman" w:hAnsi="Times New Roman" w:cs="Times New Roman"/>
          <w:sz w:val="22"/>
          <w:szCs w:val="22"/>
        </w:rPr>
        <w:t>, however,</w:t>
      </w:r>
      <w:r>
        <w:rPr>
          <w:rFonts w:ascii="Times New Roman" w:hAnsi="Times New Roman" w:cs="Times New Roman"/>
          <w:sz w:val="22"/>
          <w:szCs w:val="22"/>
        </w:rPr>
        <w:t xml:space="preserve"> be important to plan experiments with these analyses in mind. </w:t>
      </w:r>
      <w:r w:rsidR="00C773F6">
        <w:rPr>
          <w:rFonts w:ascii="Times New Roman" w:hAnsi="Times New Roman" w:cs="Times New Roman"/>
          <w:sz w:val="22"/>
          <w:szCs w:val="22"/>
        </w:rPr>
        <w:t>This leads to o</w:t>
      </w:r>
      <w:r>
        <w:rPr>
          <w:rFonts w:ascii="Times New Roman" w:hAnsi="Times New Roman" w:cs="Times New Roman"/>
          <w:sz w:val="22"/>
          <w:szCs w:val="22"/>
        </w:rPr>
        <w:t xml:space="preserve">ur next recommendation. </w:t>
      </w:r>
      <w:commentRangeEnd w:id="507"/>
      <w:r w:rsidR="00520E34">
        <w:rPr>
          <w:rStyle w:val="CommentReference"/>
        </w:rPr>
        <w:commentReference w:id="507"/>
      </w:r>
      <w:commentRangeEnd w:id="508"/>
      <w:r w:rsidR="00A51C35">
        <w:rPr>
          <w:rStyle w:val="CommentReference"/>
        </w:rPr>
        <w:commentReference w:id="508"/>
      </w:r>
    </w:p>
    <w:p w14:paraId="7687D269" w14:textId="46C276E1" w:rsidR="000A4E83" w:rsidRDefault="00F2153E" w:rsidP="00034DFA">
      <w:pPr>
        <w:pStyle w:val="Heading3"/>
      </w:pPr>
      <w:bookmarkStart w:id="509" w:name="X20553e3969ca29c81b5fb2e290f7aef09fea6ba"/>
      <w:bookmarkEnd w:id="487"/>
      <w:r>
        <w:rPr>
          <w:rFonts w:ascii="Times New Roman" w:hAnsi="Times New Roman" w:cs="Times New Roman"/>
          <w:sz w:val="22"/>
          <w:szCs w:val="22"/>
        </w:rPr>
        <w:t xml:space="preserve">### </w:t>
      </w:r>
      <w:r w:rsidRPr="00D61D5F">
        <w:rPr>
          <w:rFonts w:ascii="Times New Roman" w:hAnsi="Times New Roman" w:cs="Times New Roman"/>
          <w:sz w:val="22"/>
          <w:szCs w:val="22"/>
        </w:rPr>
        <w:t xml:space="preserve">Recommendation </w:t>
      </w:r>
      <w:r w:rsidR="00C73C86">
        <w:rPr>
          <w:rFonts w:ascii="Times New Roman" w:hAnsi="Times New Roman" w:cs="Times New Roman"/>
          <w:sz w:val="22"/>
          <w:szCs w:val="22"/>
        </w:rPr>
        <w:t>3</w:t>
      </w:r>
      <w:r w:rsidRPr="00D61D5F">
        <w:rPr>
          <w:rFonts w:ascii="Times New Roman" w:hAnsi="Times New Roman" w:cs="Times New Roman"/>
          <w:sz w:val="22"/>
          <w:szCs w:val="22"/>
        </w:rPr>
        <w:t>: Dense and targeted sampling of the stimulus space</w:t>
      </w:r>
    </w:p>
    <w:p w14:paraId="661815C0" w14:textId="5CA05E5C" w:rsidR="00F2153E" w:rsidRDefault="00A2216D" w:rsidP="009F06F4">
      <w:pPr>
        <w:pStyle w:val="FirstParagraph"/>
        <w:rPr>
          <w:rFonts w:ascii="Times New Roman" w:hAnsi="Times New Roman" w:cs="Times New Roman"/>
          <w:noProof/>
          <w:sz w:val="22"/>
          <w:szCs w:val="22"/>
        </w:rPr>
      </w:pPr>
      <w:r>
        <w:rPr>
          <w:rFonts w:ascii="Times New Roman" w:hAnsi="Times New Roman" w:cs="Times New Roman"/>
          <w:sz w:val="22"/>
          <w:szCs w:val="22"/>
        </w:rPr>
        <w:t>Our third recommendation is to obtain data</w:t>
      </w:r>
      <w:r w:rsidR="006C3D9F">
        <w:rPr>
          <w:rFonts w:ascii="Times New Roman" w:hAnsi="Times New Roman" w:cs="Times New Roman"/>
          <w:sz w:val="22"/>
          <w:szCs w:val="22"/>
        </w:rPr>
        <w:t xml:space="preserve"> that more strongly characterize incremental changes in categorization functions that occur with exposure</w:t>
      </w:r>
      <w:r>
        <w:rPr>
          <w:rFonts w:ascii="Times New Roman" w:hAnsi="Times New Roman" w:cs="Times New Roman"/>
          <w:sz w:val="22"/>
          <w:szCs w:val="22"/>
        </w:rPr>
        <w:t>.</w:t>
      </w:r>
      <w:r w:rsidR="006C3D9F">
        <w:rPr>
          <w:rFonts w:ascii="Times New Roman" w:hAnsi="Times New Roman" w:cs="Times New Roman"/>
          <w:sz w:val="22"/>
          <w:szCs w:val="22"/>
        </w:rPr>
        <w:t xml:space="preserve"> Simply put, the more data an experiment yields on how different types of exposure change the shape and location of the categorization function, the easier it is to determine the relative engagement of the different change mechanisms.</w:t>
      </w:r>
      <w:r>
        <w:rPr>
          <w:rFonts w:ascii="Times New Roman" w:hAnsi="Times New Roman" w:cs="Times New Roman"/>
          <w:sz w:val="22"/>
          <w:szCs w:val="22"/>
        </w:rPr>
        <w:t xml:space="preserve"> </w:t>
      </w:r>
      <w:commentRangeStart w:id="510"/>
      <w:r w:rsidR="00C773F6">
        <w:rPr>
          <w:rFonts w:ascii="Times New Roman" w:hAnsi="Times New Roman" w:cs="Times New Roman"/>
          <w:sz w:val="22"/>
          <w:szCs w:val="22"/>
        </w:rPr>
        <w:t>Each</w:t>
      </w:r>
      <w:r w:rsidR="006C3D9F">
        <w:rPr>
          <w:rFonts w:ascii="Times New Roman" w:hAnsi="Times New Roman" w:cs="Times New Roman"/>
          <w:sz w:val="22"/>
          <w:szCs w:val="22"/>
        </w:rPr>
        <w:t xml:space="preserve"> change model</w:t>
      </w:r>
      <w:r w:rsidR="00C773F6">
        <w:rPr>
          <w:rFonts w:ascii="Times New Roman" w:hAnsi="Times New Roman" w:cs="Times New Roman"/>
          <w:sz w:val="22"/>
          <w:szCs w:val="22"/>
        </w:rPr>
        <w:t xml:space="preserve"> is</w:t>
      </w:r>
      <w:r w:rsidR="006C3D9F">
        <w:rPr>
          <w:rFonts w:ascii="Times New Roman" w:hAnsi="Times New Roman" w:cs="Times New Roman"/>
          <w:sz w:val="22"/>
          <w:szCs w:val="22"/>
        </w:rPr>
        <w:t xml:space="preserve"> subject to different computational limitations</w:t>
      </w:r>
      <w:commentRangeEnd w:id="510"/>
      <w:r w:rsidR="006C3D9F">
        <w:rPr>
          <w:rStyle w:val="CommentReference"/>
        </w:rPr>
        <w:commentReference w:id="510"/>
      </w:r>
      <w:r w:rsidR="006C3D9F">
        <w:rPr>
          <w:rFonts w:ascii="Times New Roman" w:hAnsi="Times New Roman" w:cs="Times New Roman"/>
          <w:sz w:val="22"/>
          <w:szCs w:val="22"/>
        </w:rPr>
        <w:t>, and these limitations affect what types of changes in categorization function</w:t>
      </w:r>
      <w:r w:rsidR="00E81819">
        <w:rPr>
          <w:rFonts w:ascii="Times New Roman" w:hAnsi="Times New Roman" w:cs="Times New Roman"/>
          <w:sz w:val="22"/>
          <w:szCs w:val="22"/>
        </w:rPr>
        <w:t>s</w:t>
      </w:r>
      <w:r w:rsidR="006C3D9F">
        <w:rPr>
          <w:rFonts w:ascii="Times New Roman" w:hAnsi="Times New Roman" w:cs="Times New Roman"/>
          <w:sz w:val="22"/>
          <w:szCs w:val="22"/>
        </w:rPr>
        <w:t xml:space="preserve"> the different </w:t>
      </w:r>
      <w:r w:rsidR="00E81819">
        <w:rPr>
          <w:rFonts w:ascii="Times New Roman" w:hAnsi="Times New Roman" w:cs="Times New Roman"/>
          <w:sz w:val="22"/>
          <w:szCs w:val="22"/>
        </w:rPr>
        <w:t xml:space="preserve">change </w:t>
      </w:r>
      <w:r w:rsidR="006C3D9F">
        <w:rPr>
          <w:rFonts w:ascii="Times New Roman" w:hAnsi="Times New Roman" w:cs="Times New Roman"/>
          <w:sz w:val="22"/>
          <w:szCs w:val="22"/>
        </w:rPr>
        <w:t xml:space="preserve">models can account for (see, e.g., </w:t>
      </w:r>
      <w:r w:rsidR="0026586F" w:rsidRPr="00777181">
        <w:rPr>
          <w:rFonts w:ascii="Times New Roman" w:hAnsi="Times New Roman" w:cs="Times New Roman"/>
          <w:sz w:val="22"/>
          <w:szCs w:val="22"/>
        </w:rPr>
        <w:t>Figure</w:t>
      </w:r>
      <w:r w:rsidR="0026586F">
        <w:rPr>
          <w:rFonts w:ascii="Times New Roman" w:hAnsi="Times New Roman" w:cs="Times New Roman"/>
          <w:sz w:val="22"/>
          <w:szCs w:val="22"/>
        </w:rPr>
        <w:t>s</w:t>
      </w:r>
      <w:r w:rsidR="0026586F" w:rsidRPr="00777181">
        <w:rPr>
          <w:rFonts w:ascii="Times New Roman" w:hAnsi="Times New Roman" w:cs="Times New Roman"/>
          <w:sz w:val="22"/>
          <w:szCs w:val="22"/>
        </w:rPr>
        <w:t xml:space="preserve"> </w:t>
      </w:r>
      <w:r w:rsidR="0026586F">
        <w:rPr>
          <w:rFonts w:ascii="Times New Roman" w:hAnsi="Times New Roman" w:cs="Times New Roman"/>
          <w:sz w:val="22"/>
          <w:szCs w:val="22"/>
        </w:rPr>
        <w:t>\</w:t>
      </w:r>
      <w:r w:rsidR="0026586F" w:rsidRPr="00777181">
        <w:rPr>
          <w:rFonts w:ascii="Times New Roman" w:hAnsi="Times New Roman" w:cs="Times New Roman"/>
          <w:sz w:val="22"/>
          <w:szCs w:val="22"/>
        </w:rPr>
        <w:t>@ref(fig:show-model-categorization-3D-plots</w:t>
      </w:r>
      <w:r w:rsidR="0026586F">
        <w:rPr>
          <w:rFonts w:ascii="Times New Roman" w:hAnsi="Times New Roman" w:cs="Times New Roman"/>
          <w:sz w:val="22"/>
          <w:szCs w:val="22"/>
        </w:rPr>
        <w:t>-similar-accuracy</w:t>
      </w:r>
      <w:r w:rsidR="0026586F" w:rsidRPr="00777181">
        <w:rPr>
          <w:rFonts w:ascii="Times New Roman" w:hAnsi="Times New Roman" w:cs="Times New Roman"/>
          <w:sz w:val="22"/>
          <w:szCs w:val="22"/>
        </w:rPr>
        <w:t>)</w:t>
      </w:r>
      <w:r w:rsidR="0026586F" w:rsidRPr="001F3485">
        <w:rPr>
          <w:rFonts w:ascii="Times New Roman" w:hAnsi="Times New Roman" w:cs="Times New Roman"/>
          <w:sz w:val="22"/>
          <w:szCs w:val="22"/>
        </w:rPr>
        <w:t xml:space="preserve"> </w:t>
      </w:r>
      <w:r w:rsidR="0026586F">
        <w:rPr>
          <w:rFonts w:ascii="Times New Roman" w:hAnsi="Times New Roman" w:cs="Times New Roman"/>
          <w:sz w:val="22"/>
          <w:szCs w:val="22"/>
        </w:rPr>
        <w:t>and \@ref(</w:t>
      </w:r>
      <w:r w:rsidR="0026586F" w:rsidRPr="00777181">
        <w:rPr>
          <w:rFonts w:ascii="Times New Roman" w:hAnsi="Times New Roman" w:cs="Times New Roman"/>
          <w:sz w:val="22"/>
          <w:szCs w:val="22"/>
        </w:rPr>
        <w:t>fig:show-model-categorization-3D-plots</w:t>
      </w:r>
      <w:r w:rsidR="0026586F">
        <w:rPr>
          <w:rFonts w:ascii="Times New Roman" w:hAnsi="Times New Roman" w:cs="Times New Roman"/>
          <w:sz w:val="22"/>
          <w:szCs w:val="22"/>
        </w:rPr>
        <w:t xml:space="preserve">-best-performing) in the previous </w:t>
      </w:r>
      <w:commentRangeStart w:id="511"/>
      <w:r w:rsidR="0026586F">
        <w:rPr>
          <w:rFonts w:ascii="Times New Roman" w:hAnsi="Times New Roman" w:cs="Times New Roman"/>
          <w:sz w:val="22"/>
          <w:szCs w:val="22"/>
        </w:rPr>
        <w:t>section</w:t>
      </w:r>
      <w:commentRangeEnd w:id="511"/>
      <w:r w:rsidR="00216EBB">
        <w:rPr>
          <w:rStyle w:val="CommentReference"/>
        </w:rPr>
        <w:commentReference w:id="511"/>
      </w:r>
      <w:r w:rsidR="006C3D9F">
        <w:rPr>
          <w:rFonts w:ascii="Times New Roman" w:hAnsi="Times New Roman" w:cs="Times New Roman"/>
          <w:sz w:val="22"/>
          <w:szCs w:val="22"/>
        </w:rPr>
        <w:t>).</w:t>
      </w:r>
      <w:r w:rsidR="00737760">
        <w:rPr>
          <w:rFonts w:ascii="Times New Roman" w:hAnsi="Times New Roman" w:cs="Times New Roman"/>
          <w:sz w:val="22"/>
          <w:szCs w:val="22"/>
        </w:rPr>
        <w:t xml:space="preserve"> This idea is </w:t>
      </w:r>
      <w:r w:rsidR="00145675">
        <w:rPr>
          <w:rFonts w:ascii="Times New Roman" w:hAnsi="Times New Roman" w:cs="Times New Roman"/>
          <w:sz w:val="22"/>
          <w:szCs w:val="22"/>
        </w:rPr>
        <w:t>further visually</w:t>
      </w:r>
      <w:r w:rsidR="00737760">
        <w:rPr>
          <w:rFonts w:ascii="Times New Roman" w:hAnsi="Times New Roman" w:cs="Times New Roman"/>
          <w:sz w:val="22"/>
          <w:szCs w:val="22"/>
        </w:rPr>
        <w:t xml:space="preserve"> </w:t>
      </w:r>
      <w:r w:rsidR="00145675">
        <w:rPr>
          <w:rFonts w:ascii="Times New Roman" w:hAnsi="Times New Roman" w:cs="Times New Roman"/>
          <w:sz w:val="22"/>
          <w:szCs w:val="22"/>
        </w:rPr>
        <w:t>illustrated</w:t>
      </w:r>
      <w:r w:rsidR="00737760">
        <w:rPr>
          <w:rFonts w:ascii="Times New Roman" w:hAnsi="Times New Roman" w:cs="Times New Roman"/>
          <w:sz w:val="22"/>
          <w:szCs w:val="22"/>
        </w:rPr>
        <w:t xml:space="preserve"> in Figure \@ref(fig:constraints-on-change-models).</w:t>
      </w:r>
      <w:r w:rsidR="00145675">
        <w:rPr>
          <w:rFonts w:ascii="Times New Roman" w:hAnsi="Times New Roman" w:cs="Times New Roman"/>
          <w:sz w:val="22"/>
          <w:szCs w:val="22"/>
        </w:rPr>
        <w:t xml:space="preserve"> In this section, we discuss how researchers can design their experiments to be more informative about changes in categorization functions.</w:t>
      </w:r>
      <w:r w:rsidR="00F2153E" w:rsidRPr="00F2153E">
        <w:rPr>
          <w:rFonts w:ascii="Times New Roman" w:hAnsi="Times New Roman" w:cs="Times New Roman"/>
          <w:noProof/>
          <w:sz w:val="22"/>
          <w:szCs w:val="22"/>
        </w:rPr>
        <w:t xml:space="preserve"> </w:t>
      </w:r>
    </w:p>
    <w:p w14:paraId="522CE9C3" w14:textId="218E2B19" w:rsidR="006C3D9F" w:rsidRDefault="00F2153E" w:rsidP="009F06F4">
      <w:pPr>
        <w:pStyle w:val="FirstParagrap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FF15CEE" wp14:editId="2AFBC5D6">
            <wp:extent cx="5943600" cy="373632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36322"/>
                    </a:xfrm>
                    <a:prstGeom prst="rect">
                      <a:avLst/>
                    </a:prstGeom>
                  </pic:spPr>
                </pic:pic>
              </a:graphicData>
            </a:graphic>
          </wp:inline>
        </w:drawing>
      </w:r>
    </w:p>
    <w:p w14:paraId="3DC10E85" w14:textId="696F9CCF" w:rsidR="00F2153E" w:rsidRDefault="00F2153E" w:rsidP="00C23876">
      <w:pPr>
        <w:pStyle w:val="FirstParagraph"/>
        <w:rPr>
          <w:rFonts w:ascii="Times New Roman" w:hAnsi="Times New Roman" w:cs="Times New Roman"/>
          <w:sz w:val="22"/>
          <w:szCs w:val="22"/>
        </w:rPr>
      </w:pPr>
    </w:p>
    <w:p w14:paraId="1126C66D" w14:textId="38D93ECD" w:rsidR="00C60A0D" w:rsidRDefault="00E81819" w:rsidP="00C23876">
      <w:pPr>
        <w:pStyle w:val="FirstParagraph"/>
        <w:rPr>
          <w:rFonts w:ascii="Times New Roman" w:hAnsi="Times New Roman" w:cs="Times New Roman"/>
          <w:sz w:val="22"/>
          <w:szCs w:val="22"/>
        </w:rPr>
      </w:pPr>
      <w:r>
        <w:rPr>
          <w:rFonts w:ascii="Times New Roman" w:hAnsi="Times New Roman" w:cs="Times New Roman"/>
          <w:sz w:val="22"/>
          <w:szCs w:val="22"/>
        </w:rPr>
        <w:t xml:space="preserve">Several design properties under researchers’ control can make an experiment more informative about the </w:t>
      </w:r>
      <w:commentRangeStart w:id="512"/>
      <w:r w:rsidR="00C60A0D">
        <w:rPr>
          <w:rFonts w:ascii="Times New Roman" w:hAnsi="Times New Roman" w:cs="Times New Roman"/>
          <w:sz w:val="22"/>
          <w:szCs w:val="22"/>
        </w:rPr>
        <w:t xml:space="preserve">constraints </w:t>
      </w:r>
      <w:commentRangeEnd w:id="512"/>
      <w:r w:rsidR="009B7C29">
        <w:rPr>
          <w:rStyle w:val="CommentReference"/>
        </w:rPr>
        <w:commentReference w:id="512"/>
      </w:r>
      <w:r w:rsidR="00C60A0D">
        <w:rPr>
          <w:rFonts w:ascii="Times New Roman" w:hAnsi="Times New Roman" w:cs="Times New Roman"/>
          <w:sz w:val="22"/>
          <w:szCs w:val="22"/>
        </w:rPr>
        <w:t>on changes in listeners’ categorization functions.</w:t>
      </w:r>
      <w:r>
        <w:rPr>
          <w:rFonts w:ascii="Times New Roman" w:hAnsi="Times New Roman" w:cs="Times New Roman"/>
          <w:sz w:val="22"/>
          <w:szCs w:val="22"/>
        </w:rPr>
        <w:t xml:space="preserve"> </w:t>
      </w:r>
      <w:r w:rsidR="00A2216D">
        <w:rPr>
          <w:rFonts w:ascii="Times New Roman" w:hAnsi="Times New Roman" w:cs="Times New Roman"/>
          <w:sz w:val="22"/>
          <w:szCs w:val="22"/>
        </w:rPr>
        <w:t xml:space="preserve">As described </w:t>
      </w:r>
      <w:r w:rsidR="00C60A0D">
        <w:rPr>
          <w:rFonts w:ascii="Times New Roman" w:hAnsi="Times New Roman" w:cs="Times New Roman"/>
          <w:sz w:val="22"/>
          <w:szCs w:val="22"/>
        </w:rPr>
        <w:t>under Recommendation 1</w:t>
      </w:r>
      <w:r w:rsidR="00A2216D">
        <w:rPr>
          <w:rFonts w:ascii="Times New Roman" w:hAnsi="Times New Roman" w:cs="Times New Roman"/>
          <w:sz w:val="22"/>
          <w:szCs w:val="22"/>
        </w:rPr>
        <w:t xml:space="preserve">, the changes in categorization functions predicted by different change models depend on both the exposure and test stimuli. For exposure, </w:t>
      </w:r>
      <w:r w:rsidR="00C60A0D">
        <w:rPr>
          <w:rFonts w:ascii="Times New Roman" w:hAnsi="Times New Roman" w:cs="Times New Roman"/>
          <w:sz w:val="22"/>
          <w:szCs w:val="22"/>
        </w:rPr>
        <w:t xml:space="preserve">both </w:t>
      </w:r>
      <w:r w:rsidR="00A2216D">
        <w:rPr>
          <w:rFonts w:ascii="Times New Roman" w:hAnsi="Times New Roman" w:cs="Times New Roman"/>
          <w:sz w:val="22"/>
          <w:szCs w:val="22"/>
        </w:rPr>
        <w:t xml:space="preserve">the </w:t>
      </w:r>
      <w:r w:rsidR="00CD0DF9">
        <w:rPr>
          <w:rFonts w:ascii="Times New Roman" w:hAnsi="Times New Roman" w:cs="Times New Roman"/>
          <w:sz w:val="22"/>
          <w:szCs w:val="22"/>
        </w:rPr>
        <w:t>_</w:t>
      </w:r>
      <w:r w:rsidR="00C60A0D">
        <w:rPr>
          <w:rFonts w:ascii="Times New Roman" w:hAnsi="Times New Roman" w:cs="Times New Roman"/>
          <w:sz w:val="22"/>
          <w:szCs w:val="22"/>
        </w:rPr>
        <w:t xml:space="preserve">stimulus </w:t>
      </w:r>
      <w:r w:rsidR="00A2216D">
        <w:rPr>
          <w:rFonts w:ascii="Times New Roman" w:hAnsi="Times New Roman" w:cs="Times New Roman"/>
          <w:sz w:val="22"/>
          <w:szCs w:val="22"/>
        </w:rPr>
        <w:t>location</w:t>
      </w:r>
      <w:r w:rsidR="00CD0DF9">
        <w:rPr>
          <w:rFonts w:ascii="Times New Roman" w:hAnsi="Times New Roman" w:cs="Times New Roman"/>
          <w:sz w:val="22"/>
          <w:szCs w:val="22"/>
        </w:rPr>
        <w:t>_</w:t>
      </w:r>
      <w:r w:rsidR="00A2216D">
        <w:rPr>
          <w:rFonts w:ascii="Times New Roman" w:hAnsi="Times New Roman" w:cs="Times New Roman"/>
          <w:sz w:val="22"/>
          <w:szCs w:val="22"/>
        </w:rPr>
        <w:t xml:space="preserve"> in the acoustic-phonetic space</w:t>
      </w:r>
      <w:r w:rsidR="00CD0DF9">
        <w:rPr>
          <w:rFonts w:ascii="Times New Roman" w:hAnsi="Times New Roman" w:cs="Times New Roman"/>
          <w:sz w:val="22"/>
          <w:szCs w:val="22"/>
        </w:rPr>
        <w:t>---relative to listeners’ prior expectations---</w:t>
      </w:r>
      <w:r w:rsidR="00C60A0D">
        <w:rPr>
          <w:rFonts w:ascii="Times New Roman" w:hAnsi="Times New Roman" w:cs="Times New Roman"/>
          <w:sz w:val="22"/>
          <w:szCs w:val="22"/>
        </w:rPr>
        <w:t>and the _</w:t>
      </w:r>
      <w:r w:rsidR="00A12F87">
        <w:rPr>
          <w:rFonts w:ascii="Times New Roman" w:hAnsi="Times New Roman" w:cs="Times New Roman"/>
          <w:sz w:val="22"/>
          <w:szCs w:val="22"/>
        </w:rPr>
        <w:t>number</w:t>
      </w:r>
      <w:r w:rsidR="00C60A0D">
        <w:rPr>
          <w:rFonts w:ascii="Times New Roman" w:hAnsi="Times New Roman" w:cs="Times New Roman"/>
          <w:sz w:val="22"/>
          <w:szCs w:val="22"/>
        </w:rPr>
        <w:t xml:space="preserve"> of exposure</w:t>
      </w:r>
      <w:r w:rsidR="00A12F87">
        <w:rPr>
          <w:rFonts w:ascii="Times New Roman" w:hAnsi="Times New Roman" w:cs="Times New Roman"/>
          <w:sz w:val="22"/>
          <w:szCs w:val="22"/>
        </w:rPr>
        <w:t xml:space="preserve"> stimuli</w:t>
      </w:r>
      <w:r w:rsidR="00C60A0D">
        <w:rPr>
          <w:rFonts w:ascii="Times New Roman" w:hAnsi="Times New Roman" w:cs="Times New Roman"/>
          <w:sz w:val="22"/>
          <w:szCs w:val="22"/>
        </w:rPr>
        <w:t xml:space="preserve">_ affect the predictions of change models. </w:t>
      </w:r>
      <w:commentRangeStart w:id="513"/>
      <w:r w:rsidR="00C60A0D">
        <w:rPr>
          <w:rFonts w:ascii="Times New Roman" w:hAnsi="Times New Roman" w:cs="Times New Roman"/>
          <w:sz w:val="22"/>
          <w:szCs w:val="22"/>
        </w:rPr>
        <w:t xml:space="preserve">The location of exposure stimuli </w:t>
      </w:r>
      <w:r w:rsidR="00CD0DF9">
        <w:rPr>
          <w:rFonts w:ascii="Times New Roman" w:hAnsi="Times New Roman" w:cs="Times New Roman"/>
          <w:sz w:val="22"/>
          <w:szCs w:val="22"/>
        </w:rPr>
        <w:t xml:space="preserve">determines the </w:t>
      </w:r>
      <w:r w:rsidR="006C3D9F">
        <w:rPr>
          <w:rFonts w:ascii="Times New Roman" w:hAnsi="Times New Roman" w:cs="Times New Roman"/>
          <w:sz w:val="22"/>
          <w:szCs w:val="22"/>
        </w:rPr>
        <w:t>_</w:t>
      </w:r>
      <w:r w:rsidR="00CD0DF9">
        <w:rPr>
          <w:rFonts w:ascii="Times New Roman" w:hAnsi="Times New Roman" w:cs="Times New Roman"/>
          <w:sz w:val="22"/>
          <w:szCs w:val="22"/>
        </w:rPr>
        <w:t>type</w:t>
      </w:r>
      <w:r w:rsidR="006C3D9F">
        <w:rPr>
          <w:rFonts w:ascii="Times New Roman" w:hAnsi="Times New Roman" w:cs="Times New Roman"/>
          <w:sz w:val="22"/>
          <w:szCs w:val="22"/>
        </w:rPr>
        <w:t>_</w:t>
      </w:r>
      <w:r w:rsidR="00CD0DF9">
        <w:rPr>
          <w:rFonts w:ascii="Times New Roman" w:hAnsi="Times New Roman" w:cs="Times New Roman"/>
          <w:sz w:val="22"/>
          <w:szCs w:val="22"/>
        </w:rPr>
        <w:t xml:space="preserve"> of change that is predicted to occur (e.g., shifts vs</w:t>
      </w:r>
      <w:r w:rsidR="006C3D9F">
        <w:rPr>
          <w:rFonts w:ascii="Times New Roman" w:hAnsi="Times New Roman" w:cs="Times New Roman"/>
          <w:sz w:val="22"/>
          <w:szCs w:val="22"/>
        </w:rPr>
        <w:t xml:space="preserve">. </w:t>
      </w:r>
      <w:r w:rsidR="00CD0DF9">
        <w:rPr>
          <w:rFonts w:ascii="Times New Roman" w:hAnsi="Times New Roman" w:cs="Times New Roman"/>
          <w:sz w:val="22"/>
          <w:szCs w:val="22"/>
        </w:rPr>
        <w:t>changes in the slope of categorization fun</w:t>
      </w:r>
      <w:r w:rsidR="006C3D9F">
        <w:rPr>
          <w:rFonts w:ascii="Times New Roman" w:hAnsi="Times New Roman" w:cs="Times New Roman"/>
          <w:sz w:val="22"/>
          <w:szCs w:val="22"/>
        </w:rPr>
        <w:t>c</w:t>
      </w:r>
      <w:r w:rsidR="00CD0DF9">
        <w:rPr>
          <w:rFonts w:ascii="Times New Roman" w:hAnsi="Times New Roman" w:cs="Times New Roman"/>
          <w:sz w:val="22"/>
          <w:szCs w:val="22"/>
        </w:rPr>
        <w:t>tion</w:t>
      </w:r>
      <w:r w:rsidR="006C3D9F">
        <w:rPr>
          <w:rFonts w:ascii="Times New Roman" w:hAnsi="Times New Roman" w:cs="Times New Roman"/>
          <w:sz w:val="22"/>
          <w:szCs w:val="22"/>
        </w:rPr>
        <w:t>;</w:t>
      </w:r>
      <w:r w:rsidR="00CD0DF9">
        <w:rPr>
          <w:rFonts w:ascii="Times New Roman" w:hAnsi="Times New Roman" w:cs="Times New Roman"/>
          <w:sz w:val="22"/>
          <w:szCs w:val="22"/>
        </w:rPr>
        <w:t xml:space="preserve"> changes in </w:t>
      </w:r>
      <w:r w:rsidR="006C3D9F">
        <w:rPr>
          <w:rFonts w:ascii="Times New Roman" w:hAnsi="Times New Roman" w:cs="Times New Roman"/>
          <w:sz w:val="22"/>
          <w:szCs w:val="22"/>
        </w:rPr>
        <w:t>the relative</w:t>
      </w:r>
      <w:r w:rsidR="00CD0DF9">
        <w:rPr>
          <w:rFonts w:ascii="Times New Roman" w:hAnsi="Times New Roman" w:cs="Times New Roman"/>
          <w:sz w:val="22"/>
          <w:szCs w:val="22"/>
        </w:rPr>
        <w:t xml:space="preserve"> weighting</w:t>
      </w:r>
      <w:r w:rsidR="006C3D9F">
        <w:rPr>
          <w:rFonts w:ascii="Times New Roman" w:hAnsi="Times New Roman" w:cs="Times New Roman"/>
          <w:sz w:val="22"/>
          <w:szCs w:val="22"/>
        </w:rPr>
        <w:t xml:space="preserve"> of different cues)</w:t>
      </w:r>
      <w:r w:rsidR="00CD0DF9">
        <w:rPr>
          <w:rFonts w:ascii="Times New Roman" w:hAnsi="Times New Roman" w:cs="Times New Roman"/>
          <w:sz w:val="22"/>
          <w:szCs w:val="22"/>
        </w:rPr>
        <w:t xml:space="preserve">. </w:t>
      </w:r>
      <w:commentRangeStart w:id="514"/>
      <w:r w:rsidR="00C60A0D">
        <w:rPr>
          <w:rFonts w:ascii="Times New Roman" w:hAnsi="Times New Roman" w:cs="Times New Roman"/>
          <w:sz w:val="22"/>
          <w:szCs w:val="22"/>
        </w:rPr>
        <w:t>T</w:t>
      </w:r>
      <w:r w:rsidR="00CD0DF9">
        <w:rPr>
          <w:rFonts w:ascii="Times New Roman" w:hAnsi="Times New Roman" w:cs="Times New Roman"/>
          <w:sz w:val="22"/>
          <w:szCs w:val="22"/>
        </w:rPr>
        <w:t xml:space="preserve">he amount of exposure determines </w:t>
      </w:r>
      <w:r w:rsidR="006C3D9F">
        <w:rPr>
          <w:rFonts w:ascii="Times New Roman" w:hAnsi="Times New Roman" w:cs="Times New Roman"/>
          <w:sz w:val="22"/>
          <w:szCs w:val="22"/>
        </w:rPr>
        <w:t>_</w:t>
      </w:r>
      <w:r w:rsidR="00CD0DF9">
        <w:rPr>
          <w:rFonts w:ascii="Times New Roman" w:hAnsi="Times New Roman" w:cs="Times New Roman"/>
          <w:sz w:val="22"/>
          <w:szCs w:val="22"/>
        </w:rPr>
        <w:t>how much</w:t>
      </w:r>
      <w:r w:rsidR="006C3D9F">
        <w:rPr>
          <w:rFonts w:ascii="Times New Roman" w:hAnsi="Times New Roman" w:cs="Times New Roman"/>
          <w:sz w:val="22"/>
          <w:szCs w:val="22"/>
        </w:rPr>
        <w:t>_</w:t>
      </w:r>
      <w:r w:rsidR="00CD0DF9">
        <w:rPr>
          <w:rFonts w:ascii="Times New Roman" w:hAnsi="Times New Roman" w:cs="Times New Roman"/>
          <w:sz w:val="22"/>
          <w:szCs w:val="22"/>
        </w:rPr>
        <w:t xml:space="preserve"> change </w:t>
      </w:r>
      <w:r w:rsidR="006C3D9F">
        <w:rPr>
          <w:rFonts w:ascii="Times New Roman" w:hAnsi="Times New Roman" w:cs="Times New Roman"/>
          <w:sz w:val="22"/>
          <w:szCs w:val="22"/>
        </w:rPr>
        <w:t xml:space="preserve">of that type is predicted. </w:t>
      </w:r>
      <w:commentRangeEnd w:id="513"/>
      <w:r w:rsidR="003E445E">
        <w:rPr>
          <w:rStyle w:val="CommentReference"/>
        </w:rPr>
        <w:commentReference w:id="513"/>
      </w:r>
      <w:commentRangeEnd w:id="514"/>
      <w:r w:rsidR="003E445E">
        <w:rPr>
          <w:rStyle w:val="CommentReference"/>
        </w:rPr>
        <w:commentReference w:id="514"/>
      </w:r>
    </w:p>
    <w:p w14:paraId="40415968" w14:textId="432C7BD9" w:rsidR="00C23876" w:rsidRPr="00D61D5F" w:rsidRDefault="00C60A0D" w:rsidP="00C60A0D">
      <w:pPr>
        <w:pStyle w:val="FirstParagraph"/>
        <w:rPr>
          <w:rFonts w:ascii="Times New Roman" w:hAnsi="Times New Roman" w:cs="Times New Roman"/>
          <w:sz w:val="22"/>
          <w:szCs w:val="22"/>
        </w:rPr>
      </w:pPr>
      <w:r>
        <w:rPr>
          <w:rFonts w:ascii="Times New Roman" w:hAnsi="Times New Roman" w:cs="Times New Roman"/>
          <w:sz w:val="22"/>
          <w:szCs w:val="22"/>
        </w:rPr>
        <w:t xml:space="preserve">Experimenters can take advantage of </w:t>
      </w:r>
      <w:r w:rsidR="00D36490">
        <w:rPr>
          <w:rFonts w:ascii="Times New Roman" w:hAnsi="Times New Roman" w:cs="Times New Roman"/>
          <w:sz w:val="22"/>
          <w:szCs w:val="22"/>
        </w:rPr>
        <w:t>both</w:t>
      </w:r>
      <w:r>
        <w:rPr>
          <w:rFonts w:ascii="Times New Roman" w:hAnsi="Times New Roman" w:cs="Times New Roman"/>
          <w:sz w:val="22"/>
          <w:szCs w:val="22"/>
        </w:rPr>
        <w:t xml:space="preserve"> aspects. For example, </w:t>
      </w:r>
      <w:r w:rsidR="00C23876">
        <w:rPr>
          <w:rFonts w:ascii="Times New Roman" w:hAnsi="Times New Roman" w:cs="Times New Roman"/>
          <w:sz w:val="22"/>
          <w:szCs w:val="22"/>
        </w:rPr>
        <w:t>e</w:t>
      </w:r>
      <w:r w:rsidR="00C23876" w:rsidRPr="00D61D5F">
        <w:rPr>
          <w:rFonts w:ascii="Times New Roman" w:hAnsi="Times New Roman" w:cs="Times New Roman"/>
          <w:sz w:val="22"/>
          <w:szCs w:val="22"/>
        </w:rPr>
        <w:t xml:space="preserve">xperiments </w:t>
      </w:r>
      <w:r>
        <w:rPr>
          <w:rFonts w:ascii="Times New Roman" w:hAnsi="Times New Roman" w:cs="Times New Roman"/>
          <w:sz w:val="22"/>
          <w:szCs w:val="22"/>
        </w:rPr>
        <w:t>can</w:t>
      </w:r>
      <w:r w:rsidRPr="00D61D5F">
        <w:rPr>
          <w:rFonts w:ascii="Times New Roman" w:hAnsi="Times New Roman" w:cs="Times New Roman"/>
          <w:sz w:val="22"/>
          <w:szCs w:val="22"/>
        </w:rPr>
        <w:t xml:space="preserve"> </w:t>
      </w:r>
      <w:r w:rsidR="00C23876" w:rsidRPr="00D61D5F">
        <w:rPr>
          <w:rFonts w:ascii="Times New Roman" w:hAnsi="Times New Roman" w:cs="Times New Roman"/>
          <w:sz w:val="22"/>
          <w:szCs w:val="22"/>
        </w:rPr>
        <w:t>employ m</w:t>
      </w:r>
      <w:r w:rsidR="00C23876">
        <w:rPr>
          <w:rFonts w:ascii="Times New Roman" w:hAnsi="Times New Roman" w:cs="Times New Roman"/>
          <w:sz w:val="22"/>
          <w:szCs w:val="22"/>
        </w:rPr>
        <w:t xml:space="preserve">ore than one </w:t>
      </w:r>
      <w:r w:rsidR="00C23876" w:rsidRPr="00D61D5F">
        <w:rPr>
          <w:rFonts w:ascii="Times New Roman" w:hAnsi="Times New Roman" w:cs="Times New Roman"/>
          <w:sz w:val="22"/>
          <w:szCs w:val="22"/>
        </w:rPr>
        <w:t>exposure condition</w:t>
      </w:r>
      <w:r w:rsidR="00E35C6F">
        <w:rPr>
          <w:rFonts w:ascii="Times New Roman" w:hAnsi="Times New Roman" w:cs="Times New Roman"/>
          <w:sz w:val="22"/>
          <w:szCs w:val="22"/>
        </w:rPr>
        <w:t xml:space="preserve">. </w:t>
      </w:r>
      <w:r w:rsidR="00C23876" w:rsidRPr="00D61D5F">
        <w:rPr>
          <w:rFonts w:ascii="Times New Roman" w:hAnsi="Times New Roman" w:cs="Times New Roman"/>
          <w:sz w:val="22"/>
          <w:szCs w:val="22"/>
        </w:rPr>
        <w:t xml:space="preserve">For instance, </w:t>
      </w:r>
      <w:r w:rsidR="0042506D" w:rsidRPr="0042506D">
        <w:rPr>
          <w:rFonts w:ascii="Times New Roman" w:hAnsi="Times New Roman" w:cs="Times New Roman"/>
          <w:sz w:val="22"/>
          <w:szCs w:val="22"/>
        </w:rPr>
        <w:t>@kleinschmidt-jaeger2016cogsci</w:t>
      </w:r>
      <w:r w:rsidR="00C23876">
        <w:rPr>
          <w:rFonts w:ascii="Times New Roman" w:hAnsi="Times New Roman" w:cs="Times New Roman"/>
          <w:sz w:val="22"/>
          <w:szCs w:val="22"/>
        </w:rPr>
        <w:t xml:space="preserve"> </w:t>
      </w:r>
      <w:r>
        <w:rPr>
          <w:rFonts w:ascii="Times New Roman" w:hAnsi="Times New Roman" w:cs="Times New Roman"/>
          <w:sz w:val="22"/>
          <w:szCs w:val="22"/>
        </w:rPr>
        <w:t>exposed different groups of participants to</w:t>
      </w:r>
      <w:r w:rsidR="00C23876" w:rsidRPr="00D61D5F">
        <w:rPr>
          <w:rFonts w:ascii="Times New Roman" w:hAnsi="Times New Roman" w:cs="Times New Roman"/>
          <w:sz w:val="22"/>
          <w:szCs w:val="22"/>
        </w:rPr>
        <w:t xml:space="preserve"> six different exposure conditions with distinct VOT distributions for /b/ and /p</w:t>
      </w:r>
      <w:r w:rsidR="00C23876">
        <w:rPr>
          <w:rFonts w:ascii="Times New Roman" w:hAnsi="Times New Roman" w:cs="Times New Roman"/>
          <w:sz w:val="22"/>
          <w:szCs w:val="22"/>
        </w:rPr>
        <w:t>/</w:t>
      </w:r>
      <w:r w:rsidR="00C23876" w:rsidRPr="00D61D5F">
        <w:rPr>
          <w:rFonts w:ascii="Times New Roman" w:hAnsi="Times New Roman" w:cs="Times New Roman"/>
          <w:sz w:val="22"/>
          <w:szCs w:val="22"/>
        </w:rPr>
        <w:t xml:space="preserve">. </w:t>
      </w:r>
      <w:r w:rsidR="00C23876">
        <w:rPr>
          <w:rFonts w:ascii="Times New Roman" w:hAnsi="Times New Roman" w:cs="Times New Roman"/>
          <w:sz w:val="22"/>
          <w:szCs w:val="22"/>
        </w:rPr>
        <w:t>The</w:t>
      </w:r>
      <w:r w:rsidR="00C23876" w:rsidRPr="00D61D5F">
        <w:rPr>
          <w:rFonts w:ascii="Times New Roman" w:hAnsi="Times New Roman" w:cs="Times New Roman"/>
          <w:sz w:val="22"/>
          <w:szCs w:val="22"/>
        </w:rPr>
        <w:t xml:space="preserve"> data </w:t>
      </w:r>
      <w:r w:rsidR="00C23876">
        <w:rPr>
          <w:rFonts w:ascii="Times New Roman" w:hAnsi="Times New Roman" w:cs="Times New Roman"/>
          <w:sz w:val="22"/>
          <w:szCs w:val="22"/>
        </w:rPr>
        <w:t xml:space="preserve">were then used </w:t>
      </w:r>
      <w:r w:rsidR="00C23876" w:rsidRPr="00D61D5F">
        <w:rPr>
          <w:rFonts w:ascii="Times New Roman" w:hAnsi="Times New Roman" w:cs="Times New Roman"/>
          <w:sz w:val="22"/>
          <w:szCs w:val="22"/>
        </w:rPr>
        <w:t xml:space="preserve">to contrast different parameterizations of the same change model </w:t>
      </w:r>
      <w:r w:rsidR="0042506D">
        <w:rPr>
          <w:rFonts w:ascii="Times New Roman" w:hAnsi="Times New Roman" w:cs="Times New Roman"/>
          <w:sz w:val="22"/>
          <w:szCs w:val="22"/>
        </w:rPr>
        <w:t>[</w:t>
      </w:r>
      <w:r w:rsidR="00C23876" w:rsidRPr="00D61D5F">
        <w:rPr>
          <w:rFonts w:ascii="Times New Roman" w:hAnsi="Times New Roman" w:cs="Times New Roman"/>
          <w:sz w:val="22"/>
          <w:szCs w:val="22"/>
        </w:rPr>
        <w:t xml:space="preserve">for additional analyses and insightful discussion, see also </w:t>
      </w:r>
      <w:r w:rsidR="0042506D" w:rsidRPr="0042506D">
        <w:rPr>
          <w:rFonts w:ascii="Times New Roman" w:hAnsi="Times New Roman" w:cs="Times New Roman"/>
          <w:sz w:val="22"/>
          <w:szCs w:val="22"/>
        </w:rPr>
        <w:t>@kleinschmidt2020</w:t>
      </w:r>
      <w:r w:rsidR="006F45B6">
        <w:rPr>
          <w:rFonts w:ascii="Times New Roman" w:hAnsi="Times New Roman" w:cs="Times New Roman"/>
          <w:sz w:val="22"/>
          <w:szCs w:val="22"/>
        </w:rPr>
        <w:t>]</w:t>
      </w:r>
      <w:r w:rsidR="006F45B6" w:rsidRPr="00D61D5F">
        <w:rPr>
          <w:rFonts w:ascii="Times New Roman" w:hAnsi="Times New Roman" w:cs="Times New Roman"/>
          <w:sz w:val="22"/>
          <w:szCs w:val="22"/>
        </w:rPr>
        <w:t>.</w:t>
      </w:r>
      <w:r w:rsidR="006F45B6">
        <w:rPr>
          <w:rFonts w:ascii="Times New Roman" w:hAnsi="Times New Roman" w:cs="Times New Roman"/>
          <w:sz w:val="22"/>
          <w:szCs w:val="22"/>
        </w:rPr>
        <w:t xml:space="preserve"> </w:t>
      </w:r>
      <w:r w:rsidR="00132684">
        <w:rPr>
          <w:rFonts w:ascii="Times New Roman" w:hAnsi="Times New Roman" w:cs="Times New Roman"/>
          <w:sz w:val="22"/>
          <w:szCs w:val="22"/>
        </w:rPr>
        <w:t>While some studies have</w:t>
      </w:r>
      <w:r w:rsidR="00C23876" w:rsidRPr="00D61D5F">
        <w:rPr>
          <w:rFonts w:ascii="Times New Roman" w:hAnsi="Times New Roman" w:cs="Times New Roman"/>
          <w:sz w:val="22"/>
          <w:szCs w:val="22"/>
        </w:rPr>
        <w:t xml:space="preserve"> employed multiple exposure conditions </w:t>
      </w:r>
      <w:r w:rsidR="00A22804">
        <w:rPr>
          <w:rFonts w:ascii="Times New Roman" w:hAnsi="Times New Roman" w:cs="Times New Roman"/>
          <w:sz w:val="22"/>
          <w:szCs w:val="22"/>
        </w:rPr>
        <w:t xml:space="preserve">in </w:t>
      </w:r>
      <w:r w:rsidR="00C23876" w:rsidRPr="00D61D5F">
        <w:rPr>
          <w:rFonts w:ascii="Times New Roman" w:hAnsi="Times New Roman" w:cs="Times New Roman"/>
          <w:sz w:val="22"/>
          <w:szCs w:val="22"/>
        </w:rPr>
        <w:t>perceptual recalibration and similar paradigms</w:t>
      </w:r>
      <w:r w:rsidR="00A22804">
        <w:rPr>
          <w:rFonts w:ascii="Times New Roman" w:hAnsi="Times New Roman" w:cs="Times New Roman"/>
          <w:sz w:val="22"/>
          <w:szCs w:val="22"/>
        </w:rPr>
        <w:t xml:space="preserve"> </w:t>
      </w:r>
      <w:r w:rsidR="0042506D">
        <w:rPr>
          <w:rFonts w:ascii="Times New Roman" w:hAnsi="Times New Roman" w:cs="Times New Roman"/>
          <w:sz w:val="22"/>
          <w:szCs w:val="22"/>
        </w:rPr>
        <w:t>[</w:t>
      </w:r>
      <w:r w:rsidR="00A22804">
        <w:rPr>
          <w:rFonts w:ascii="Times New Roman" w:hAnsi="Times New Roman" w:cs="Times New Roman"/>
          <w:sz w:val="22"/>
          <w:szCs w:val="22"/>
        </w:rPr>
        <w:t xml:space="preserve">e.g., </w:t>
      </w:r>
      <w:r w:rsidR="0042506D">
        <w:rPr>
          <w:rFonts w:ascii="Times New Roman" w:hAnsi="Times New Roman" w:cs="Times New Roman"/>
          <w:sz w:val="22"/>
          <w:szCs w:val="22"/>
        </w:rPr>
        <w:t>@babel2019; @</w:t>
      </w:r>
      <w:r w:rsidR="00FC2F72">
        <w:rPr>
          <w:rFonts w:ascii="Times New Roman" w:hAnsi="Times New Roman" w:cs="Times New Roman"/>
          <w:sz w:val="22"/>
          <w:szCs w:val="22"/>
        </w:rPr>
        <w:t>sumner2011]</w:t>
      </w:r>
      <w:r w:rsidR="00C23876" w:rsidRPr="00D61D5F">
        <w:rPr>
          <w:rFonts w:ascii="Times New Roman" w:hAnsi="Times New Roman" w:cs="Times New Roman"/>
          <w:sz w:val="22"/>
          <w:szCs w:val="22"/>
        </w:rPr>
        <w:t xml:space="preserve">, this approach remains under-utilized, and computational analyses of the results </w:t>
      </w:r>
      <w:commentRangeStart w:id="515"/>
      <w:commentRangeStart w:id="516"/>
      <w:r w:rsidR="000D5040">
        <w:rPr>
          <w:rFonts w:ascii="Times New Roman" w:hAnsi="Times New Roman" w:cs="Times New Roman"/>
          <w:sz w:val="22"/>
          <w:szCs w:val="22"/>
        </w:rPr>
        <w:t>lacking</w:t>
      </w:r>
      <w:commentRangeEnd w:id="515"/>
      <w:r w:rsidR="00A12F87">
        <w:rPr>
          <w:rStyle w:val="CommentReference"/>
        </w:rPr>
        <w:commentReference w:id="515"/>
      </w:r>
      <w:commentRangeEnd w:id="516"/>
      <w:r w:rsidR="003D658D">
        <w:rPr>
          <w:rStyle w:val="CommentReference"/>
        </w:rPr>
        <w:commentReference w:id="516"/>
      </w:r>
      <w:r w:rsidR="00C23876" w:rsidRPr="00D61D5F">
        <w:rPr>
          <w:rFonts w:ascii="Times New Roman" w:hAnsi="Times New Roman" w:cs="Times New Roman"/>
          <w:sz w:val="22"/>
          <w:szCs w:val="22"/>
        </w:rPr>
        <w:t xml:space="preserve">. </w:t>
      </w:r>
    </w:p>
    <w:p w14:paraId="6CEC65B4" w14:textId="068D40A7" w:rsidR="00BA4739" w:rsidRDefault="00C23876" w:rsidP="00C23876">
      <w:pPr>
        <w:pStyle w:val="BodyText"/>
        <w:rPr>
          <w:rFonts w:ascii="Times New Roman" w:hAnsi="Times New Roman" w:cs="Times New Roman"/>
          <w:sz w:val="22"/>
          <w:szCs w:val="22"/>
        </w:rPr>
      </w:pPr>
      <w:r w:rsidRPr="00D61D5F">
        <w:rPr>
          <w:rFonts w:ascii="Times New Roman" w:hAnsi="Times New Roman" w:cs="Times New Roman"/>
          <w:sz w:val="22"/>
          <w:szCs w:val="22"/>
        </w:rPr>
        <w:t xml:space="preserve">Similarly, incremental testing </w:t>
      </w:r>
      <w:r w:rsidRPr="00D61D5F">
        <w:rPr>
          <w:rFonts w:ascii="Times New Roman" w:hAnsi="Times New Roman" w:cs="Times New Roman"/>
          <w:i/>
          <w:iCs/>
          <w:sz w:val="22"/>
          <w:szCs w:val="22"/>
        </w:rPr>
        <w:t>within</w:t>
      </w:r>
      <w:r w:rsidRPr="00D61D5F">
        <w:rPr>
          <w:rFonts w:ascii="Times New Roman" w:hAnsi="Times New Roman" w:cs="Times New Roman"/>
          <w:sz w:val="22"/>
          <w:szCs w:val="22"/>
        </w:rPr>
        <w:t xml:space="preserve"> subjects can increase </w:t>
      </w:r>
      <w:r w:rsidR="00A12F87">
        <w:rPr>
          <w:rFonts w:ascii="Times New Roman" w:hAnsi="Times New Roman" w:cs="Times New Roman"/>
          <w:sz w:val="22"/>
          <w:szCs w:val="22"/>
        </w:rPr>
        <w:t>the ability</w:t>
      </w:r>
      <w:r w:rsidRPr="00D61D5F">
        <w:rPr>
          <w:rFonts w:ascii="Times New Roman" w:hAnsi="Times New Roman" w:cs="Times New Roman"/>
          <w:sz w:val="22"/>
          <w:szCs w:val="22"/>
        </w:rPr>
        <w:t xml:space="preserve"> to contrast the predictions of different change models. Even when all three change models predict the same </w:t>
      </w:r>
      <w:r w:rsidRPr="00D61D5F">
        <w:rPr>
          <w:rFonts w:ascii="Times New Roman" w:hAnsi="Times New Roman" w:cs="Times New Roman"/>
          <w:i/>
          <w:iCs/>
          <w:sz w:val="22"/>
          <w:szCs w:val="22"/>
        </w:rPr>
        <w:t>outcome</w:t>
      </w:r>
      <w:r w:rsidRPr="00D61D5F">
        <w:rPr>
          <w:rFonts w:ascii="Times New Roman" w:hAnsi="Times New Roman" w:cs="Times New Roman"/>
          <w:sz w:val="22"/>
          <w:szCs w:val="22"/>
        </w:rPr>
        <w:t xml:space="preserve"> of adaptation, they can differ in the </w:t>
      </w:r>
      <w:r w:rsidRPr="00DB52FA">
        <w:rPr>
          <w:rFonts w:ascii="Times New Roman" w:hAnsi="Times New Roman" w:cs="Times New Roman"/>
          <w:i/>
          <w:iCs/>
          <w:sz w:val="22"/>
          <w:szCs w:val="22"/>
        </w:rPr>
        <w:t>trajectory</w:t>
      </w:r>
      <w:r w:rsidRPr="00D61D5F">
        <w:rPr>
          <w:rFonts w:ascii="Times New Roman" w:hAnsi="Times New Roman" w:cs="Times New Roman"/>
          <w:sz w:val="22"/>
          <w:szCs w:val="22"/>
        </w:rPr>
        <w:t xml:space="preserve"> of changes they predict</w:t>
      </w:r>
      <w:r w:rsidR="000D5040">
        <w:rPr>
          <w:rFonts w:ascii="Times New Roman" w:hAnsi="Times New Roman" w:cs="Times New Roman"/>
          <w:sz w:val="22"/>
          <w:szCs w:val="22"/>
        </w:rPr>
        <w:t xml:space="preserve"> </w:t>
      </w:r>
      <w:r w:rsidR="00FC2F72">
        <w:rPr>
          <w:rFonts w:ascii="Times New Roman" w:hAnsi="Times New Roman" w:cs="Times New Roman"/>
          <w:sz w:val="22"/>
          <w:szCs w:val="22"/>
        </w:rPr>
        <w:t>[</w:t>
      </w:r>
      <w:r w:rsidR="000D5040">
        <w:rPr>
          <w:rFonts w:ascii="Times New Roman" w:hAnsi="Times New Roman" w:cs="Times New Roman"/>
          <w:sz w:val="22"/>
          <w:szCs w:val="22"/>
        </w:rPr>
        <w:t xml:space="preserve">for some pioneering behavioral work, see </w:t>
      </w:r>
      <w:r w:rsidRPr="00D61D5F">
        <w:rPr>
          <w:rFonts w:ascii="Times New Roman" w:hAnsi="Times New Roman" w:cs="Times New Roman"/>
          <w:sz w:val="22"/>
          <w:szCs w:val="22"/>
        </w:rPr>
        <w:t xml:space="preserve">e.g., </w:t>
      </w:r>
      <w:r w:rsidR="00FC2F72" w:rsidRPr="00FC2F72">
        <w:rPr>
          <w:rFonts w:ascii="Times New Roman" w:hAnsi="Times New Roman" w:cs="Times New Roman"/>
          <w:sz w:val="22"/>
          <w:szCs w:val="22"/>
        </w:rPr>
        <w:t>@bertelson2003; @bonte2017; @vroomen2007</w:t>
      </w:r>
      <w:r w:rsidR="000D5040">
        <w:rPr>
          <w:rFonts w:ascii="Times New Roman" w:hAnsi="Times New Roman" w:cs="Times New Roman"/>
          <w:sz w:val="22"/>
          <w:szCs w:val="22"/>
        </w:rPr>
        <w:t xml:space="preserve">, and for computational models, see </w:t>
      </w:r>
      <w:r w:rsidR="00FC2F72">
        <w:rPr>
          <w:rFonts w:ascii="Times New Roman" w:hAnsi="Times New Roman" w:cs="Times New Roman"/>
          <w:sz w:val="22"/>
          <w:szCs w:val="22"/>
        </w:rPr>
        <w:t>@kleinschmidt-jaeger2012].</w:t>
      </w:r>
      <w:r w:rsidR="000D5040">
        <w:rPr>
          <w:rFonts w:ascii="Times New Roman" w:hAnsi="Times New Roman" w:cs="Times New Roman"/>
          <w:sz w:val="22"/>
          <w:szCs w:val="22"/>
        </w:rPr>
        <w:t xml:space="preserve"> </w:t>
      </w:r>
      <w:del w:id="517" w:author="Jaeger, Florian" w:date="2022-10-08T19:45:00Z">
        <w:r w:rsidRPr="006D759B" w:rsidDel="0014123F">
          <w:rPr>
            <w:rFonts w:ascii="Times New Roman" w:hAnsi="Times New Roman" w:cs="Times New Roman"/>
            <w:sz w:val="22"/>
            <w:szCs w:val="22"/>
            <w:highlight w:val="yellow"/>
          </w:rPr>
          <w:delText xml:space="preserve">An ongoing study from one of our labs combines incremental testing with multiple exposure conditions to maximize the statistical power to fit </w:delText>
        </w:r>
        <w:r w:rsidR="003D045E" w:rsidRPr="006D759B" w:rsidDel="0014123F">
          <w:rPr>
            <w:rFonts w:ascii="Times New Roman" w:hAnsi="Times New Roman" w:cs="Times New Roman"/>
            <w:sz w:val="22"/>
            <w:szCs w:val="22"/>
            <w:highlight w:val="yellow"/>
          </w:rPr>
          <w:delText xml:space="preserve">competing representational </w:delText>
        </w:r>
        <w:r w:rsidRPr="006D759B" w:rsidDel="0014123F">
          <w:rPr>
            <w:rFonts w:ascii="Times New Roman" w:hAnsi="Times New Roman" w:cs="Times New Roman"/>
            <w:sz w:val="22"/>
            <w:szCs w:val="22"/>
            <w:highlight w:val="yellow"/>
          </w:rPr>
          <w:delText xml:space="preserve">change models. </w:delText>
        </w:r>
        <w:r w:rsidR="00BA4739" w:rsidRPr="006D759B" w:rsidDel="0014123F">
          <w:rPr>
            <w:rFonts w:ascii="Times New Roman" w:hAnsi="Times New Roman" w:cs="Times New Roman"/>
            <w:sz w:val="22"/>
            <w:szCs w:val="22"/>
            <w:highlight w:val="yellow"/>
          </w:rPr>
          <w:delText>@tan-jaeger2022 exposed different groups of L1 US English participants to instances of word-initial /d/ and /t/ with VOT distributions that were shifted to different degrees relative to the distributions that are typical for L1 US English.</w:delText>
        </w:r>
        <w:commentRangeStart w:id="518"/>
        <w:commentRangeEnd w:id="518"/>
        <w:r w:rsidR="00BA4739" w:rsidRPr="006D759B" w:rsidDel="0014123F">
          <w:rPr>
            <w:rStyle w:val="CommentReference"/>
            <w:highlight w:val="yellow"/>
          </w:rPr>
          <w:commentReference w:id="518"/>
        </w:r>
        <w:commentRangeStart w:id="519"/>
        <w:commentRangeEnd w:id="519"/>
        <w:r w:rsidR="00BA4739" w:rsidRPr="006D759B" w:rsidDel="0014123F">
          <w:rPr>
            <w:rStyle w:val="CommentReference"/>
            <w:highlight w:val="yellow"/>
          </w:rPr>
          <w:commentReference w:id="519"/>
        </w:r>
        <w:commentRangeStart w:id="520"/>
        <w:commentRangeStart w:id="521"/>
        <w:commentRangeStart w:id="522"/>
        <w:commentRangeEnd w:id="520"/>
        <w:r w:rsidR="00BA4739" w:rsidRPr="006D759B" w:rsidDel="0014123F">
          <w:rPr>
            <w:rStyle w:val="CommentReference"/>
            <w:highlight w:val="yellow"/>
          </w:rPr>
          <w:commentReference w:id="520"/>
        </w:r>
        <w:commentRangeEnd w:id="521"/>
        <w:r w:rsidR="00E04B5D" w:rsidRPr="006D759B" w:rsidDel="0014123F">
          <w:rPr>
            <w:rStyle w:val="CommentReference"/>
            <w:highlight w:val="yellow"/>
          </w:rPr>
          <w:commentReference w:id="521"/>
        </w:r>
      </w:del>
      <w:commentRangeEnd w:id="522"/>
      <w:r w:rsidR="0014123F">
        <w:rPr>
          <w:rStyle w:val="CommentReference"/>
        </w:rPr>
        <w:commentReference w:id="522"/>
      </w:r>
      <w:del w:id="523" w:author="Jaeger, Florian" w:date="2022-10-08T19:45:00Z">
        <w:r w:rsidR="00BA4739" w:rsidRPr="006D759B" w:rsidDel="0014123F">
          <w:rPr>
            <w:rFonts w:ascii="Times New Roman" w:hAnsi="Times New Roman" w:cs="Times New Roman"/>
            <w:sz w:val="22"/>
            <w:szCs w:val="22"/>
            <w:highlight w:val="yellow"/>
          </w:rPr>
          <w:delText xml:space="preserve"> </w:delText>
        </w:r>
        <w:r w:rsidR="001409F1" w:rsidRPr="006D759B" w:rsidDel="0014123F">
          <w:rPr>
            <w:rFonts w:ascii="Times New Roman" w:hAnsi="Times New Roman" w:cs="Times New Roman"/>
            <w:sz w:val="22"/>
            <w:szCs w:val="22"/>
            <w:highlight w:val="yellow"/>
          </w:rPr>
          <w:delText xml:space="preserve">Each participant was exposed to three blocks of 48 recordings each, evenly split between /d/ and /t/. Participants’ categorization function was assessed prior to any exposure and after the first, second, and third exposure block. </w:delText>
        </w:r>
        <w:r w:rsidR="00BA4739" w:rsidRPr="006D759B" w:rsidDel="0014123F">
          <w:rPr>
            <w:rFonts w:ascii="Times New Roman" w:hAnsi="Times New Roman" w:cs="Times New Roman"/>
            <w:sz w:val="22"/>
            <w:szCs w:val="22"/>
            <w:highlight w:val="yellow"/>
          </w:rPr>
          <w:delText xml:space="preserve">Preliminary results suggest that representational changes (the only model tested so far) provide a good </w:delText>
        </w:r>
        <w:r w:rsidR="001409F1" w:rsidRPr="006D759B" w:rsidDel="0014123F">
          <w:rPr>
            <w:rFonts w:ascii="Times New Roman" w:hAnsi="Times New Roman" w:cs="Times New Roman"/>
            <w:sz w:val="22"/>
            <w:szCs w:val="22"/>
            <w:highlight w:val="yellow"/>
          </w:rPr>
          <w:delText>fit for</w:delText>
        </w:r>
        <w:r w:rsidR="00BA4739" w:rsidRPr="006D759B" w:rsidDel="0014123F">
          <w:rPr>
            <w:rFonts w:ascii="Times New Roman" w:hAnsi="Times New Roman" w:cs="Times New Roman"/>
            <w:sz w:val="22"/>
            <w:szCs w:val="22"/>
            <w:highlight w:val="yellow"/>
          </w:rPr>
          <w:delText xml:space="preserve"> the effects of the different exposure conditions</w:delText>
        </w:r>
        <w:r w:rsidR="001409F1" w:rsidRPr="006D759B" w:rsidDel="0014123F">
          <w:rPr>
            <w:rFonts w:ascii="Times New Roman" w:hAnsi="Times New Roman" w:cs="Times New Roman"/>
            <w:sz w:val="22"/>
            <w:szCs w:val="22"/>
            <w:highlight w:val="yellow"/>
          </w:rPr>
          <w:delText xml:space="preserve"> </w:delText>
        </w:r>
        <w:r w:rsidR="00E04B5D" w:rsidRPr="006D759B" w:rsidDel="0014123F">
          <w:rPr>
            <w:rFonts w:ascii="Times New Roman" w:hAnsi="Times New Roman" w:cs="Times New Roman"/>
            <w:sz w:val="22"/>
            <w:szCs w:val="22"/>
            <w:highlight w:val="yellow"/>
          </w:rPr>
          <w:delText>but not</w:delText>
        </w:r>
        <w:r w:rsidR="001409F1" w:rsidRPr="006D759B" w:rsidDel="0014123F">
          <w:rPr>
            <w:rFonts w:ascii="Times New Roman" w:hAnsi="Times New Roman" w:cs="Times New Roman"/>
            <w:sz w:val="22"/>
            <w:szCs w:val="22"/>
            <w:highlight w:val="yellow"/>
          </w:rPr>
          <w:delText xml:space="preserve"> for the incremental changes across blocks within each exposure condition.</w:delText>
        </w:r>
        <w:r w:rsidR="00E04B5D" w:rsidRPr="006D759B" w:rsidDel="0014123F">
          <w:rPr>
            <w:rFonts w:ascii="Times New Roman" w:hAnsi="Times New Roman" w:cs="Times New Roman"/>
            <w:sz w:val="22"/>
            <w:szCs w:val="22"/>
            <w:highlight w:val="yellow"/>
          </w:rPr>
          <w:delText xml:space="preserve"> The particular result observed by @tan-jaeger2022 would also challenge existing change models of normalization and decision-making. Regardless of the specifics of those results, this demonstrates how incremental testing provides additional constraint on the </w:delText>
        </w:r>
        <w:r w:rsidR="002328F6" w:rsidRPr="006D759B" w:rsidDel="0014123F">
          <w:rPr>
            <w:rFonts w:ascii="Times New Roman" w:hAnsi="Times New Roman" w:cs="Times New Roman"/>
            <w:sz w:val="22"/>
            <w:szCs w:val="22"/>
            <w:highlight w:val="yellow"/>
          </w:rPr>
          <w:delText>space of plausible hypotheses for change mechanisms.</w:delText>
        </w:r>
      </w:del>
    </w:p>
    <w:p w14:paraId="2721A3A2" w14:textId="6D72C42E" w:rsidR="00535AF4" w:rsidRDefault="002328F6" w:rsidP="002328F6">
      <w:pPr>
        <w:pStyle w:val="BodyText"/>
        <w:rPr>
          <w:rFonts w:ascii="Times New Roman" w:hAnsi="Times New Roman" w:cs="Times New Roman"/>
          <w:sz w:val="22"/>
          <w:szCs w:val="22"/>
        </w:rPr>
      </w:pPr>
      <w:r>
        <w:rPr>
          <w:rFonts w:ascii="Times New Roman" w:hAnsi="Times New Roman" w:cs="Times New Roman"/>
          <w:sz w:val="22"/>
          <w:szCs w:val="22"/>
        </w:rPr>
        <w:t xml:space="preserve">In addition to considerations about exposure, researchers can also benefit from </w:t>
      </w:r>
      <w:r w:rsidR="00A12F87">
        <w:rPr>
          <w:rFonts w:ascii="Times New Roman" w:hAnsi="Times New Roman" w:cs="Times New Roman"/>
          <w:sz w:val="22"/>
          <w:szCs w:val="22"/>
        </w:rPr>
        <w:t>select</w:t>
      </w:r>
      <w:r>
        <w:rPr>
          <w:rFonts w:ascii="Times New Roman" w:hAnsi="Times New Roman" w:cs="Times New Roman"/>
          <w:sz w:val="22"/>
          <w:szCs w:val="22"/>
        </w:rPr>
        <w:t>ing</w:t>
      </w:r>
      <w:r w:rsidR="00A12F87">
        <w:rPr>
          <w:rFonts w:ascii="Times New Roman" w:hAnsi="Times New Roman" w:cs="Times New Roman"/>
          <w:sz w:val="22"/>
          <w:szCs w:val="22"/>
        </w:rPr>
        <w:t xml:space="preserve"> _test_ stimuli </w:t>
      </w:r>
      <w:r>
        <w:rPr>
          <w:rFonts w:ascii="Times New Roman" w:hAnsi="Times New Roman" w:cs="Times New Roman"/>
          <w:sz w:val="22"/>
          <w:szCs w:val="22"/>
        </w:rPr>
        <w:t>to be</w:t>
      </w:r>
      <w:r w:rsidR="00A12F87">
        <w:rPr>
          <w:rFonts w:ascii="Times New Roman" w:hAnsi="Times New Roman" w:cs="Times New Roman"/>
          <w:sz w:val="22"/>
          <w:szCs w:val="22"/>
        </w:rPr>
        <w:t xml:space="preserve"> </w:t>
      </w:r>
      <w:r>
        <w:rPr>
          <w:rFonts w:ascii="Times New Roman" w:hAnsi="Times New Roman" w:cs="Times New Roman"/>
          <w:sz w:val="22"/>
          <w:szCs w:val="22"/>
        </w:rPr>
        <w:t xml:space="preserve">maximally </w:t>
      </w:r>
      <w:r w:rsidR="00A12F87">
        <w:rPr>
          <w:rFonts w:ascii="Times New Roman" w:hAnsi="Times New Roman" w:cs="Times New Roman"/>
          <w:sz w:val="22"/>
          <w:szCs w:val="22"/>
        </w:rPr>
        <w:t>informative about changes</w:t>
      </w:r>
      <w:r>
        <w:rPr>
          <w:rFonts w:ascii="Times New Roman" w:hAnsi="Times New Roman" w:cs="Times New Roman"/>
          <w:sz w:val="22"/>
          <w:szCs w:val="22"/>
        </w:rPr>
        <w:t xml:space="preserve"> listeners’ categorization functions</w:t>
      </w:r>
      <w:r w:rsidR="00A12F87">
        <w:rPr>
          <w:rFonts w:ascii="Times New Roman" w:hAnsi="Times New Roman" w:cs="Times New Roman"/>
          <w:sz w:val="22"/>
          <w:szCs w:val="22"/>
        </w:rPr>
        <w:t xml:space="preserve">. </w:t>
      </w:r>
      <w:r>
        <w:rPr>
          <w:rFonts w:ascii="Times New Roman" w:hAnsi="Times New Roman" w:cs="Times New Roman"/>
          <w:sz w:val="22"/>
          <w:szCs w:val="22"/>
        </w:rPr>
        <w:t>Paralleling our recommendations for exposure stimuli, t</w:t>
      </w:r>
      <w:r w:rsidR="00A12F87">
        <w:rPr>
          <w:rFonts w:ascii="Times New Roman" w:hAnsi="Times New Roman" w:cs="Times New Roman"/>
          <w:sz w:val="22"/>
          <w:szCs w:val="22"/>
        </w:rPr>
        <w:t xml:space="preserve">his includes </w:t>
      </w:r>
      <w:r w:rsidR="00A74870">
        <w:rPr>
          <w:rFonts w:ascii="Times New Roman" w:hAnsi="Times New Roman" w:cs="Times New Roman"/>
          <w:sz w:val="22"/>
          <w:szCs w:val="22"/>
        </w:rPr>
        <w:t xml:space="preserve">considerations about </w:t>
      </w:r>
      <w:r w:rsidR="00A12F87">
        <w:rPr>
          <w:rFonts w:ascii="Times New Roman" w:hAnsi="Times New Roman" w:cs="Times New Roman"/>
          <w:sz w:val="22"/>
          <w:szCs w:val="22"/>
        </w:rPr>
        <w:t xml:space="preserve">both the location and the </w:t>
      </w:r>
      <w:r w:rsidR="00A12F87">
        <w:rPr>
          <w:rFonts w:ascii="Times New Roman" w:hAnsi="Times New Roman" w:cs="Times New Roman"/>
          <w:sz w:val="22"/>
          <w:szCs w:val="22"/>
        </w:rPr>
        <w:lastRenderedPageBreak/>
        <w:t>number of test stimuli</w:t>
      </w:r>
      <w:r w:rsidR="00A74870">
        <w:rPr>
          <w:rFonts w:ascii="Times New Roman" w:hAnsi="Times New Roman" w:cs="Times New Roman"/>
          <w:sz w:val="22"/>
          <w:szCs w:val="22"/>
        </w:rPr>
        <w:t>.</w:t>
      </w:r>
      <w:r w:rsidR="00A12F87">
        <w:rPr>
          <w:rFonts w:ascii="Times New Roman" w:hAnsi="Times New Roman" w:cs="Times New Roman"/>
          <w:sz w:val="22"/>
          <w:szCs w:val="22"/>
        </w:rPr>
        <w:t xml:space="preserve"> </w:t>
      </w:r>
      <w:r w:rsidR="003D658D">
        <w:rPr>
          <w:rFonts w:ascii="Times New Roman" w:hAnsi="Times New Roman" w:cs="Times New Roman"/>
          <w:sz w:val="22"/>
          <w:szCs w:val="22"/>
        </w:rPr>
        <w:t>F</w:t>
      </w:r>
      <w:r w:rsidR="00865F03">
        <w:rPr>
          <w:rFonts w:ascii="Times New Roman" w:hAnsi="Times New Roman" w:cs="Times New Roman"/>
          <w:sz w:val="22"/>
          <w:szCs w:val="22"/>
        </w:rPr>
        <w:t xml:space="preserve">or example, </w:t>
      </w:r>
      <w:r w:rsidR="003D658D">
        <w:rPr>
          <w:rFonts w:ascii="Times New Roman" w:hAnsi="Times New Roman" w:cs="Times New Roman"/>
          <w:sz w:val="22"/>
          <w:szCs w:val="22"/>
        </w:rPr>
        <w:t xml:space="preserve">to </w:t>
      </w:r>
      <w:r w:rsidR="00A74870">
        <w:rPr>
          <w:rFonts w:ascii="Times New Roman" w:hAnsi="Times New Roman" w:cs="Times New Roman"/>
          <w:sz w:val="22"/>
          <w:szCs w:val="22"/>
        </w:rPr>
        <w:t>detect differences between the different categorization functions, an experiment needs to employ test stimuli that are sufficiently distributed across the acoustic-phonetic space</w:t>
      </w:r>
      <w:r w:rsidR="00865F03">
        <w:rPr>
          <w:rFonts w:ascii="Times New Roman" w:hAnsi="Times New Roman" w:cs="Times New Roman"/>
          <w:sz w:val="22"/>
          <w:szCs w:val="22"/>
        </w:rPr>
        <w:t>.</w:t>
      </w:r>
      <w:r w:rsidR="00535AF4">
        <w:rPr>
          <w:rFonts w:ascii="Times New Roman" w:hAnsi="Times New Roman" w:cs="Times New Roman"/>
          <w:sz w:val="22"/>
          <w:szCs w:val="22"/>
        </w:rPr>
        <w:t xml:space="preserve"> This is worth emphasizing since it is typically _not_ the case in experiments on perceptual recalibration and accent adaptation. For perceptual recalibration, experimenters tend to target stimuli that are expected to be maximally ambiguous. This makes sense if the goal is </w:t>
      </w:r>
      <w:r w:rsidR="000258C0">
        <w:rPr>
          <w:rFonts w:ascii="Times New Roman" w:hAnsi="Times New Roman" w:cs="Times New Roman"/>
          <w:sz w:val="22"/>
          <w:szCs w:val="22"/>
        </w:rPr>
        <w:t xml:space="preserve">to </w:t>
      </w:r>
      <w:r w:rsidR="00535AF4">
        <w:rPr>
          <w:rFonts w:ascii="Times New Roman" w:hAnsi="Times New Roman" w:cs="Times New Roman"/>
          <w:sz w:val="22"/>
          <w:szCs w:val="22"/>
        </w:rPr>
        <w:t>detect</w:t>
      </w:r>
      <w:r w:rsidR="004777A6">
        <w:rPr>
          <w:rFonts w:ascii="Times New Roman" w:hAnsi="Times New Roman" w:cs="Times New Roman"/>
          <w:sz w:val="22"/>
          <w:szCs w:val="22"/>
        </w:rPr>
        <w:t xml:space="preserve"> the _existence_</w:t>
      </w:r>
      <w:r w:rsidR="00535AF4">
        <w:rPr>
          <w:rFonts w:ascii="Times New Roman" w:hAnsi="Times New Roman" w:cs="Times New Roman"/>
          <w:sz w:val="22"/>
          <w:szCs w:val="22"/>
        </w:rPr>
        <w:t xml:space="preserve"> </w:t>
      </w:r>
      <w:r w:rsidR="004777A6">
        <w:rPr>
          <w:rFonts w:ascii="Times New Roman" w:hAnsi="Times New Roman" w:cs="Times New Roman"/>
          <w:sz w:val="22"/>
          <w:szCs w:val="22"/>
        </w:rPr>
        <w:t>of a shift in the categorization function. But it is far from optimal when the goal is to fully understand changes in the shape of the categorization function</w:t>
      </w:r>
      <w:r w:rsidR="003D658D">
        <w:rPr>
          <w:rFonts w:ascii="Times New Roman" w:hAnsi="Times New Roman" w:cs="Times New Roman"/>
          <w:sz w:val="22"/>
          <w:szCs w:val="22"/>
        </w:rPr>
        <w:t xml:space="preserve"> (Recommendation 2)</w:t>
      </w:r>
      <w:r w:rsidR="004777A6">
        <w:rPr>
          <w:rFonts w:ascii="Times New Roman" w:hAnsi="Times New Roman" w:cs="Times New Roman"/>
          <w:sz w:val="22"/>
          <w:szCs w:val="22"/>
        </w:rPr>
        <w:t>.</w:t>
      </w:r>
      <w:r w:rsidR="00071873" w:rsidRPr="00071873">
        <w:rPr>
          <w:rFonts w:ascii="Times New Roman" w:hAnsi="Times New Roman" w:cs="Times New Roman"/>
          <w:sz w:val="22"/>
          <w:szCs w:val="22"/>
        </w:rPr>
        <w:t xml:space="preserve"> </w:t>
      </w:r>
    </w:p>
    <w:p w14:paraId="4AD8C889" w14:textId="584CA69B" w:rsidR="00BF5A9C" w:rsidRDefault="00B406CF" w:rsidP="00BF5A9C">
      <w:pPr>
        <w:pStyle w:val="BodyText"/>
        <w:rPr>
          <w:rFonts w:ascii="Times New Roman" w:hAnsi="Times New Roman" w:cs="Times New Roman"/>
          <w:sz w:val="22"/>
          <w:szCs w:val="22"/>
        </w:rPr>
      </w:pPr>
      <w:r>
        <w:rPr>
          <w:rFonts w:ascii="Times New Roman" w:hAnsi="Times New Roman" w:cs="Times New Roman"/>
          <w:sz w:val="22"/>
          <w:szCs w:val="22"/>
        </w:rPr>
        <w:t>Similarly</w:t>
      </w:r>
      <w:r w:rsidR="004777A6">
        <w:rPr>
          <w:rFonts w:ascii="Times New Roman" w:hAnsi="Times New Roman" w:cs="Times New Roman"/>
          <w:sz w:val="22"/>
          <w:szCs w:val="22"/>
        </w:rPr>
        <w:t>, test phases in experiments on accent adaptation tend</w:t>
      </w:r>
      <w:r w:rsidR="002A1951">
        <w:rPr>
          <w:rFonts w:ascii="Times New Roman" w:hAnsi="Times New Roman" w:cs="Times New Roman"/>
          <w:sz w:val="22"/>
          <w:szCs w:val="22"/>
        </w:rPr>
        <w:t xml:space="preserve"> to</w:t>
      </w:r>
      <w:r w:rsidR="004777A6">
        <w:rPr>
          <w:rFonts w:ascii="Times New Roman" w:hAnsi="Times New Roman" w:cs="Times New Roman"/>
          <w:sz w:val="22"/>
          <w:szCs w:val="22"/>
        </w:rPr>
        <w:t xml:space="preserve"> densely sample the space around the accented category means</w:t>
      </w:r>
      <w:r w:rsidR="002A1951">
        <w:rPr>
          <w:rFonts w:ascii="Times New Roman" w:hAnsi="Times New Roman" w:cs="Times New Roman"/>
          <w:sz w:val="22"/>
          <w:szCs w:val="22"/>
        </w:rPr>
        <w:t>---a side effect of using naturally</w:t>
      </w:r>
      <w:r w:rsidR="00307D08">
        <w:rPr>
          <w:rFonts w:ascii="Times New Roman" w:hAnsi="Times New Roman" w:cs="Times New Roman"/>
          <w:sz w:val="22"/>
          <w:szCs w:val="22"/>
        </w:rPr>
        <w:t xml:space="preserve"> </w:t>
      </w:r>
      <w:r w:rsidR="002A1951">
        <w:rPr>
          <w:rFonts w:ascii="Times New Roman" w:hAnsi="Times New Roman" w:cs="Times New Roman"/>
          <w:sz w:val="22"/>
          <w:szCs w:val="22"/>
        </w:rPr>
        <w:t>accented stimuli</w:t>
      </w:r>
      <w:r w:rsidR="004777A6">
        <w:rPr>
          <w:rFonts w:ascii="Times New Roman" w:hAnsi="Times New Roman" w:cs="Times New Roman"/>
          <w:sz w:val="22"/>
          <w:szCs w:val="22"/>
        </w:rPr>
        <w:t>. But any change model that can predict general improvements in accuracy will also tend to correctly predict the categorization for those stimuli</w:t>
      </w:r>
      <w:r w:rsidR="00071873">
        <w:rPr>
          <w:rFonts w:ascii="Times New Roman" w:hAnsi="Times New Roman" w:cs="Times New Roman"/>
          <w:sz w:val="22"/>
          <w:szCs w:val="22"/>
        </w:rPr>
        <w:t>, making them relatively uninformative about the types of changes that result from exposure</w:t>
      </w:r>
      <w:r w:rsidR="004777A6">
        <w:rPr>
          <w:rFonts w:ascii="Times New Roman" w:hAnsi="Times New Roman" w:cs="Times New Roman"/>
          <w:sz w:val="22"/>
          <w:szCs w:val="22"/>
        </w:rPr>
        <w:t>.</w:t>
      </w:r>
      <w:r w:rsidR="002A1951">
        <w:rPr>
          <w:rFonts w:ascii="Times New Roman" w:hAnsi="Times New Roman" w:cs="Times New Roman"/>
          <w:sz w:val="22"/>
          <w:szCs w:val="22"/>
        </w:rPr>
        <w:t xml:space="preserve"> </w:t>
      </w:r>
      <w:r w:rsidR="00071873">
        <w:rPr>
          <w:rFonts w:ascii="Times New Roman" w:hAnsi="Times New Roman" w:cs="Times New Roman"/>
          <w:sz w:val="22"/>
          <w:szCs w:val="22"/>
        </w:rPr>
        <w:t>Future experiments can advance our understanding of exposure-driven changes in speech perception through more targeted sampling of the acoustic-phonetic space during test</w:t>
      </w:r>
      <w:r w:rsidR="00BF5A9C">
        <w:rPr>
          <w:rFonts w:ascii="Times New Roman" w:hAnsi="Times New Roman" w:cs="Times New Roman"/>
          <w:sz w:val="22"/>
          <w:szCs w:val="22"/>
        </w:rPr>
        <w:t xml:space="preserve">. </w:t>
      </w:r>
      <w:r>
        <w:rPr>
          <w:rFonts w:ascii="Times New Roman" w:hAnsi="Times New Roman" w:cs="Times New Roman"/>
          <w:sz w:val="22"/>
          <w:szCs w:val="22"/>
        </w:rPr>
        <w:t>R</w:t>
      </w:r>
      <w:r w:rsidR="00BF5A9C">
        <w:rPr>
          <w:rFonts w:ascii="Times New Roman" w:hAnsi="Times New Roman" w:cs="Times New Roman"/>
          <w:sz w:val="22"/>
          <w:szCs w:val="22"/>
        </w:rPr>
        <w:t xml:space="preserve">esearchers should derive model predictions </w:t>
      </w:r>
      <w:r w:rsidR="00B873CE">
        <w:rPr>
          <w:rFonts w:ascii="Times New Roman" w:hAnsi="Times New Roman" w:cs="Times New Roman"/>
          <w:sz w:val="22"/>
          <w:szCs w:val="22"/>
        </w:rPr>
        <w:t>and sample test stimuli from the regions where model predictions would be maximally distinct from one another</w:t>
      </w:r>
      <w:r>
        <w:rPr>
          <w:rFonts w:ascii="Times New Roman" w:hAnsi="Times New Roman" w:cs="Times New Roman"/>
          <w:sz w:val="22"/>
          <w:szCs w:val="22"/>
        </w:rPr>
        <w:t xml:space="preserve"> </w:t>
      </w:r>
      <w:r w:rsidR="00787F67">
        <w:rPr>
          <w:rFonts w:ascii="Times New Roman" w:hAnsi="Times New Roman" w:cs="Times New Roman"/>
          <w:sz w:val="22"/>
          <w:szCs w:val="22"/>
        </w:rPr>
        <w:t>[</w:t>
      </w:r>
      <w:r>
        <w:rPr>
          <w:rFonts w:ascii="Times New Roman" w:hAnsi="Times New Roman" w:cs="Times New Roman"/>
          <w:sz w:val="22"/>
          <w:szCs w:val="22"/>
        </w:rPr>
        <w:t>f</w:t>
      </w:r>
      <w:r w:rsidR="00BF5A9C">
        <w:rPr>
          <w:rFonts w:ascii="Times New Roman" w:hAnsi="Times New Roman" w:cs="Times New Roman"/>
          <w:sz w:val="22"/>
          <w:szCs w:val="22"/>
        </w:rPr>
        <w:t xml:space="preserve">or initial efforts </w:t>
      </w:r>
      <w:r>
        <w:rPr>
          <w:rFonts w:ascii="Times New Roman" w:hAnsi="Times New Roman" w:cs="Times New Roman"/>
          <w:sz w:val="22"/>
          <w:szCs w:val="22"/>
        </w:rPr>
        <w:t>along these lines</w:t>
      </w:r>
      <w:r w:rsidR="00BF5A9C">
        <w:rPr>
          <w:rFonts w:ascii="Times New Roman" w:hAnsi="Times New Roman" w:cs="Times New Roman"/>
          <w:sz w:val="22"/>
          <w:szCs w:val="22"/>
        </w:rPr>
        <w:t>, see @burchill-jaeger2022</w:t>
      </w:r>
      <w:r w:rsidR="00B873CE">
        <w:rPr>
          <w:rFonts w:ascii="Times New Roman" w:hAnsi="Times New Roman" w:cs="Times New Roman"/>
          <w:sz w:val="22"/>
          <w:szCs w:val="22"/>
        </w:rPr>
        <w:t>]</w:t>
      </w:r>
      <w:r w:rsidR="00BF5A9C">
        <w:rPr>
          <w:rFonts w:ascii="Times New Roman" w:hAnsi="Times New Roman" w:cs="Times New Roman"/>
          <w:sz w:val="22"/>
          <w:szCs w:val="22"/>
        </w:rPr>
        <w:t>.</w:t>
      </w:r>
      <w:r>
        <w:rPr>
          <w:rFonts w:ascii="Times New Roman" w:hAnsi="Times New Roman" w:cs="Times New Roman"/>
          <w:sz w:val="22"/>
          <w:szCs w:val="22"/>
        </w:rPr>
        <w:t xml:space="preserve"> As shown in </w:t>
      </w:r>
      <w:r w:rsidRPr="00D61D5F">
        <w:rPr>
          <w:rFonts w:ascii="Times New Roman" w:hAnsi="Times New Roman" w:cs="Times New Roman"/>
          <w:sz w:val="22"/>
          <w:szCs w:val="22"/>
        </w:rPr>
        <w:t xml:space="preserve">Figure </w:t>
      </w:r>
      <w:r w:rsidR="00AC5407">
        <w:rPr>
          <w:rFonts w:ascii="Times New Roman" w:hAnsi="Times New Roman" w:cs="Times New Roman"/>
          <w:sz w:val="22"/>
          <w:szCs w:val="22"/>
        </w:rPr>
        <w:t>\</w:t>
      </w:r>
      <w:r w:rsidRPr="00D61D5F">
        <w:rPr>
          <w:rFonts w:ascii="Times New Roman" w:hAnsi="Times New Roman" w:cs="Times New Roman"/>
          <w:sz w:val="22"/>
          <w:szCs w:val="22"/>
        </w:rPr>
        <w:t>@ref(fig:show-model-categorization-3D-plots)</w:t>
      </w:r>
      <w:r>
        <w:rPr>
          <w:rFonts w:ascii="Times New Roman" w:hAnsi="Times New Roman" w:cs="Times New Roman"/>
          <w:sz w:val="22"/>
          <w:szCs w:val="22"/>
        </w:rPr>
        <w:t>, some of the largest predicted differences can occur in parts of the acoustic-phonetic space that are neither close to the category means, nor on the line between them.</w:t>
      </w:r>
      <w:commentRangeStart w:id="524"/>
      <w:r w:rsidR="00BF5A9C">
        <w:rPr>
          <w:rFonts w:ascii="Times New Roman" w:hAnsi="Times New Roman" w:cs="Times New Roman"/>
          <w:sz w:val="22"/>
          <w:szCs w:val="22"/>
        </w:rPr>
        <w:t xml:space="preserve">^[The optimal choice of stimuli depends on the specific goals of the experiment. For example, stimuli locations that are optimal for estimating the categorization function after one exposure condition, likely are not optimal for estimating the categorization function in another exposure condition, and neither choice might be optimal if the goal is to detect _differences_ between the two conditions or _differences_ between the different change models. Predictive (power) simulations can help determine the optimal stimulus locations and repetitions, for any (combination) of these goals (Recommendation </w:t>
      </w:r>
      <w:r w:rsidR="00B873CE">
        <w:rPr>
          <w:rFonts w:ascii="Times New Roman" w:hAnsi="Times New Roman" w:cs="Times New Roman"/>
          <w:sz w:val="22"/>
          <w:szCs w:val="22"/>
        </w:rPr>
        <w:t>5</w:t>
      </w:r>
      <w:r w:rsidR="00BF5A9C">
        <w:rPr>
          <w:rFonts w:ascii="Times New Roman" w:hAnsi="Times New Roman" w:cs="Times New Roman"/>
          <w:sz w:val="22"/>
          <w:szCs w:val="22"/>
        </w:rPr>
        <w:t xml:space="preserve">).] </w:t>
      </w:r>
      <w:commentRangeEnd w:id="524"/>
      <w:r w:rsidR="00BF5A9C">
        <w:rPr>
          <w:rStyle w:val="CommentReference"/>
        </w:rPr>
        <w:commentReference w:id="524"/>
      </w:r>
    </w:p>
    <w:p w14:paraId="1A19679F" w14:textId="1B0A82F7" w:rsidR="00C23876" w:rsidRDefault="00C23876">
      <w:pPr>
        <w:pStyle w:val="BodyText"/>
        <w:rPr>
          <w:rFonts w:ascii="Times New Roman" w:hAnsi="Times New Roman" w:cs="Times New Roman"/>
          <w:sz w:val="22"/>
          <w:szCs w:val="22"/>
        </w:rPr>
      </w:pPr>
      <w:r w:rsidRPr="00D61D5F">
        <w:rPr>
          <w:rFonts w:ascii="Times New Roman" w:hAnsi="Times New Roman" w:cs="Times New Roman"/>
          <w:sz w:val="22"/>
          <w:szCs w:val="22"/>
        </w:rPr>
        <w:t xml:space="preserve">While </w:t>
      </w:r>
      <w:r w:rsidR="00787F67">
        <w:rPr>
          <w:rFonts w:ascii="Times New Roman" w:hAnsi="Times New Roman" w:cs="Times New Roman"/>
          <w:sz w:val="22"/>
          <w:szCs w:val="22"/>
        </w:rPr>
        <w:t xml:space="preserve">targeted sampling </w:t>
      </w:r>
      <w:r w:rsidR="00071873">
        <w:rPr>
          <w:rFonts w:ascii="Times New Roman" w:hAnsi="Times New Roman" w:cs="Times New Roman"/>
          <w:sz w:val="22"/>
          <w:szCs w:val="22"/>
        </w:rPr>
        <w:t>is most easily achieved for</w:t>
      </w:r>
      <w:r w:rsidRPr="00D61D5F">
        <w:rPr>
          <w:rFonts w:ascii="Times New Roman" w:hAnsi="Times New Roman" w:cs="Times New Roman"/>
          <w:sz w:val="22"/>
          <w:szCs w:val="22"/>
        </w:rPr>
        <w:t xml:space="preserve"> paradigms that employ (re)synthesized or otherwise phonetically manipulated stimuli </w:t>
      </w:r>
      <w:r w:rsidR="00071873">
        <w:rPr>
          <w:rFonts w:ascii="Times New Roman" w:hAnsi="Times New Roman" w:cs="Times New Roman"/>
          <w:sz w:val="22"/>
          <w:szCs w:val="22"/>
        </w:rPr>
        <w:t>[for examples, see @bejjanki2011; @burchill-jaeger2022; @idemaru-holt2020]</w:t>
      </w:r>
      <w:r w:rsidRPr="00D61D5F">
        <w:rPr>
          <w:rFonts w:ascii="Times New Roman" w:hAnsi="Times New Roman" w:cs="Times New Roman"/>
          <w:sz w:val="22"/>
          <w:szCs w:val="22"/>
        </w:rPr>
        <w:t xml:space="preserve">, </w:t>
      </w:r>
      <w:r w:rsidR="00371D69">
        <w:rPr>
          <w:rFonts w:ascii="Times New Roman" w:hAnsi="Times New Roman" w:cs="Times New Roman"/>
          <w:sz w:val="22"/>
          <w:szCs w:val="22"/>
        </w:rPr>
        <w:t>it is also possible</w:t>
      </w:r>
      <w:r w:rsidRPr="00D61D5F">
        <w:rPr>
          <w:rFonts w:ascii="Times New Roman" w:hAnsi="Times New Roman" w:cs="Times New Roman"/>
          <w:sz w:val="22"/>
          <w:szCs w:val="22"/>
        </w:rPr>
        <w:t xml:space="preserve"> in combination with naturally</w:t>
      </w:r>
      <w:r w:rsidR="00307D08">
        <w:rPr>
          <w:rFonts w:ascii="Times New Roman" w:hAnsi="Times New Roman" w:cs="Times New Roman"/>
          <w:sz w:val="22"/>
          <w:szCs w:val="22"/>
        </w:rPr>
        <w:t xml:space="preserve"> </w:t>
      </w:r>
      <w:r w:rsidRPr="00D61D5F">
        <w:rPr>
          <w:rFonts w:ascii="Times New Roman" w:hAnsi="Times New Roman" w:cs="Times New Roman"/>
          <w:sz w:val="22"/>
          <w:szCs w:val="22"/>
        </w:rPr>
        <w:t xml:space="preserve">accented stimuli. For example, </w:t>
      </w:r>
      <w:r w:rsidR="00FC2F72" w:rsidRPr="00FC2F72">
        <w:rPr>
          <w:rFonts w:ascii="Times New Roman" w:hAnsi="Times New Roman" w:cs="Times New Roman"/>
          <w:sz w:val="22"/>
          <w:szCs w:val="22"/>
        </w:rPr>
        <w:t>@chodroff-wilson2020</w:t>
      </w:r>
      <w:r w:rsidR="00FC2F72">
        <w:rPr>
          <w:rFonts w:ascii="Times New Roman" w:hAnsi="Times New Roman" w:cs="Times New Roman"/>
          <w:sz w:val="22"/>
          <w:szCs w:val="22"/>
        </w:rPr>
        <w:t xml:space="preserve"> </w:t>
      </w:r>
      <w:r w:rsidRPr="00D61D5F">
        <w:rPr>
          <w:rFonts w:ascii="Times New Roman" w:hAnsi="Times New Roman" w:cs="Times New Roman"/>
          <w:sz w:val="22"/>
          <w:szCs w:val="22"/>
        </w:rPr>
        <w:t>took advantage of naturally occurring variability, and created different exposure conditions by selecting different subsets of natural stimuli. This approach strikes a particularly intriguing balance between ecological validity and experimental control that deserves further attention in future work.</w:t>
      </w:r>
    </w:p>
    <w:p w14:paraId="074E4E81" w14:textId="30590440" w:rsidR="00ED7557" w:rsidRPr="00D61D5F" w:rsidRDefault="008D78E7">
      <w:pPr>
        <w:pStyle w:val="Heading3"/>
        <w:rPr>
          <w:rFonts w:ascii="Times New Roman" w:hAnsi="Times New Roman" w:cs="Times New Roman"/>
          <w:sz w:val="22"/>
          <w:szCs w:val="22"/>
        </w:rPr>
      </w:pPr>
      <w:bookmarkStart w:id="525" w:name="Xdfb10cbe4d30c821796c156c25e00074c3eb8ce"/>
      <w:bookmarkEnd w:id="509"/>
      <w:r>
        <w:rPr>
          <w:rFonts w:ascii="Times New Roman" w:hAnsi="Times New Roman" w:cs="Times New Roman"/>
          <w:sz w:val="22"/>
          <w:szCs w:val="22"/>
        </w:rPr>
        <w:t xml:space="preserve">### </w:t>
      </w:r>
      <w:r w:rsidRPr="00D61D5F">
        <w:rPr>
          <w:rFonts w:ascii="Times New Roman" w:hAnsi="Times New Roman" w:cs="Times New Roman"/>
          <w:sz w:val="22"/>
          <w:szCs w:val="22"/>
        </w:rPr>
        <w:t xml:space="preserve">Recommendation </w:t>
      </w:r>
      <w:r w:rsidR="00886ACC">
        <w:rPr>
          <w:rFonts w:ascii="Times New Roman" w:hAnsi="Times New Roman" w:cs="Times New Roman"/>
          <w:sz w:val="22"/>
          <w:szCs w:val="22"/>
        </w:rPr>
        <w:t>4</w:t>
      </w:r>
      <w:r w:rsidRPr="00D61D5F">
        <w:rPr>
          <w:rFonts w:ascii="Times New Roman" w:hAnsi="Times New Roman" w:cs="Times New Roman"/>
          <w:sz w:val="22"/>
          <w:szCs w:val="22"/>
        </w:rPr>
        <w:t>: Advance</w:t>
      </w:r>
      <w:r w:rsidR="002B53A2">
        <w:rPr>
          <w:rFonts w:ascii="Times New Roman" w:hAnsi="Times New Roman" w:cs="Times New Roman"/>
          <w:sz w:val="22"/>
          <w:szCs w:val="22"/>
        </w:rPr>
        <w:t>d</w:t>
      </w:r>
      <w:r w:rsidRPr="00D61D5F">
        <w:rPr>
          <w:rFonts w:ascii="Times New Roman" w:hAnsi="Times New Roman" w:cs="Times New Roman"/>
          <w:sz w:val="22"/>
          <w:szCs w:val="22"/>
        </w:rPr>
        <w:t xml:space="preserve"> standards of data annotation and sharing</w:t>
      </w:r>
    </w:p>
    <w:p w14:paraId="154F7160" w14:textId="39E5B217" w:rsidR="007A4EF6" w:rsidRDefault="00372E52" w:rsidP="007A4EF6">
      <w:pPr>
        <w:pStyle w:val="FirstParagraph"/>
        <w:rPr>
          <w:rFonts w:ascii="Times New Roman" w:hAnsi="Times New Roman" w:cs="Times New Roman"/>
          <w:sz w:val="22"/>
          <w:szCs w:val="22"/>
        </w:rPr>
      </w:pPr>
      <w:r w:rsidRPr="007A4EF6">
        <w:rPr>
          <w:rFonts w:ascii="Times New Roman" w:hAnsi="Times New Roman" w:cs="Times New Roman"/>
          <w:sz w:val="22"/>
          <w:szCs w:val="22"/>
        </w:rPr>
        <w:t>As we mentioned under Recommendation 1, predicting adaptive changes of recognition require</w:t>
      </w:r>
      <w:r w:rsidR="00307D08">
        <w:rPr>
          <w:rFonts w:ascii="Times New Roman" w:hAnsi="Times New Roman" w:cs="Times New Roman"/>
          <w:sz w:val="22"/>
          <w:szCs w:val="22"/>
        </w:rPr>
        <w:t>s</w:t>
      </w:r>
      <w:r w:rsidRPr="007A4EF6">
        <w:rPr>
          <w:rFonts w:ascii="Times New Roman" w:hAnsi="Times New Roman" w:cs="Times New Roman"/>
          <w:sz w:val="22"/>
          <w:szCs w:val="22"/>
        </w:rPr>
        <w:t xml:space="preserve"> estimates of 1</w:t>
      </w:r>
      <w:r w:rsidR="007A4EF6" w:rsidRPr="007A4EF6">
        <w:rPr>
          <w:rFonts w:ascii="Times New Roman" w:hAnsi="Times New Roman" w:cs="Times New Roman"/>
          <w:sz w:val="22"/>
          <w:szCs w:val="22"/>
        </w:rPr>
        <w:t>a</w:t>
      </w:r>
      <w:r w:rsidRPr="007A4EF6">
        <w:rPr>
          <w:rFonts w:ascii="Times New Roman" w:hAnsi="Times New Roman" w:cs="Times New Roman"/>
          <w:sz w:val="22"/>
          <w:szCs w:val="22"/>
        </w:rPr>
        <w:t xml:space="preserve">) the prior state of listeners; </w:t>
      </w:r>
      <w:r w:rsidR="007A4EF6" w:rsidRPr="007A4EF6">
        <w:rPr>
          <w:rFonts w:ascii="Times New Roman" w:hAnsi="Times New Roman" w:cs="Times New Roman"/>
          <w:sz w:val="22"/>
          <w:szCs w:val="22"/>
        </w:rPr>
        <w:t>1b</w:t>
      </w:r>
      <w:r w:rsidRPr="007A4EF6">
        <w:rPr>
          <w:rFonts w:ascii="Times New Roman" w:hAnsi="Times New Roman" w:cs="Times New Roman"/>
          <w:sz w:val="22"/>
          <w:szCs w:val="22"/>
        </w:rPr>
        <w:t xml:space="preserve">) the acoustic/phonetic properties as well as category labels of the exposure stimuli; and </w:t>
      </w:r>
      <w:r w:rsidR="007A4EF6" w:rsidRPr="007A4EF6">
        <w:rPr>
          <w:rFonts w:ascii="Times New Roman" w:hAnsi="Times New Roman" w:cs="Times New Roman"/>
          <w:sz w:val="22"/>
          <w:szCs w:val="22"/>
        </w:rPr>
        <w:t>2</w:t>
      </w:r>
      <w:r w:rsidRPr="007A4EF6">
        <w:rPr>
          <w:rFonts w:ascii="Times New Roman" w:hAnsi="Times New Roman" w:cs="Times New Roman"/>
          <w:sz w:val="22"/>
          <w:szCs w:val="22"/>
        </w:rPr>
        <w:t xml:space="preserve">) the acoustic/phonetic properties of the test stimuli. </w:t>
      </w:r>
      <w:r w:rsidRPr="00DB52FA">
        <w:rPr>
          <w:rFonts w:ascii="Times New Roman" w:hAnsi="Times New Roman" w:cs="Times New Roman"/>
          <w:sz w:val="22"/>
          <w:szCs w:val="22"/>
        </w:rPr>
        <w:t>Estimate</w:t>
      </w:r>
      <w:r w:rsidR="00881B2E" w:rsidRPr="00DB52FA">
        <w:rPr>
          <w:rFonts w:ascii="Times New Roman" w:hAnsi="Times New Roman" w:cs="Times New Roman"/>
          <w:sz w:val="22"/>
          <w:szCs w:val="22"/>
        </w:rPr>
        <w:t>s</w:t>
      </w:r>
      <w:r w:rsidRPr="00DB52FA">
        <w:rPr>
          <w:rFonts w:ascii="Times New Roman" w:hAnsi="Times New Roman" w:cs="Times New Roman"/>
          <w:sz w:val="22"/>
          <w:szCs w:val="22"/>
        </w:rPr>
        <w:t xml:space="preserve"> 1</w:t>
      </w:r>
      <w:r w:rsidR="007A4EF6" w:rsidRPr="00DB52FA">
        <w:rPr>
          <w:rFonts w:ascii="Times New Roman" w:hAnsi="Times New Roman" w:cs="Times New Roman"/>
          <w:sz w:val="22"/>
          <w:szCs w:val="22"/>
        </w:rPr>
        <w:t>a</w:t>
      </w:r>
      <w:r w:rsidRPr="00DB52FA">
        <w:rPr>
          <w:rFonts w:ascii="Times New Roman" w:hAnsi="Times New Roman" w:cs="Times New Roman"/>
          <w:sz w:val="22"/>
          <w:szCs w:val="22"/>
        </w:rPr>
        <w:t xml:space="preserve">) can be obtained from sufficiently large phonetically annotated databases that capture the type of speech input a typical participant in the experiment is likely to have received throughout their life. Fortunately, large and phonetically annotated databases can offer good estimates of the speech input of listeners receive. Such databases are now available for an increasing number of phonetic contrasts and languages </w:t>
      </w:r>
      <w:r w:rsidR="00FC2F72" w:rsidRPr="00FC2F72">
        <w:rPr>
          <w:rFonts w:ascii="Times New Roman" w:hAnsi="Times New Roman" w:cs="Times New Roman"/>
          <w:sz w:val="22"/>
          <w:szCs w:val="22"/>
        </w:rPr>
        <w:t>[e.g., @chodroff-wilson2018; @clopper-pisoni2006; @hillenbrand1995; @newman2001; @theodore2009; @xie-jaeger2020, among many others].</w:t>
      </w:r>
    </w:p>
    <w:p w14:paraId="724F002F" w14:textId="70EC9AD1" w:rsidR="00ED7557" w:rsidRPr="00DB52FA" w:rsidRDefault="00000000" w:rsidP="00DB52FA">
      <w:pPr>
        <w:pStyle w:val="FirstParagraph"/>
        <w:rPr>
          <w:rFonts w:ascii="Times New Roman" w:hAnsi="Times New Roman" w:cs="Times New Roman"/>
          <w:sz w:val="22"/>
          <w:szCs w:val="22"/>
        </w:rPr>
      </w:pPr>
      <w:r w:rsidRPr="00DB52FA">
        <w:rPr>
          <w:rFonts w:ascii="Times New Roman" w:hAnsi="Times New Roman" w:cs="Times New Roman"/>
          <w:sz w:val="22"/>
          <w:szCs w:val="22"/>
        </w:rPr>
        <w:t xml:space="preserve">One caveat is that many of these databases either </w:t>
      </w:r>
      <w:r w:rsidR="00307D08">
        <w:rPr>
          <w:rFonts w:ascii="Times New Roman" w:hAnsi="Times New Roman" w:cs="Times New Roman"/>
          <w:sz w:val="22"/>
          <w:szCs w:val="22"/>
        </w:rPr>
        <w:t>only contain</w:t>
      </w:r>
      <w:r w:rsidR="00307D08" w:rsidRPr="00DB52FA">
        <w:rPr>
          <w:rFonts w:ascii="Times New Roman" w:hAnsi="Times New Roman" w:cs="Times New Roman"/>
          <w:sz w:val="22"/>
          <w:szCs w:val="22"/>
        </w:rPr>
        <w:t xml:space="preserve"> </w:t>
      </w:r>
      <w:r w:rsidRPr="00DB52FA">
        <w:rPr>
          <w:rFonts w:ascii="Times New Roman" w:hAnsi="Times New Roman" w:cs="Times New Roman"/>
          <w:sz w:val="22"/>
          <w:szCs w:val="22"/>
        </w:rPr>
        <w:t xml:space="preserve">a subset of the speech varieties that an average listener of a language has plausibly been exposed </w:t>
      </w:r>
      <w:r w:rsidR="00307D08" w:rsidRPr="00DB52FA">
        <w:rPr>
          <w:rFonts w:ascii="Times New Roman" w:hAnsi="Times New Roman" w:cs="Times New Roman"/>
          <w:sz w:val="22"/>
          <w:szCs w:val="22"/>
        </w:rPr>
        <w:t>to or</w:t>
      </w:r>
      <w:r w:rsidRPr="00DB52FA">
        <w:rPr>
          <w:rFonts w:ascii="Times New Roman" w:hAnsi="Times New Roman" w:cs="Times New Roman"/>
          <w:sz w:val="22"/>
          <w:szCs w:val="22"/>
        </w:rPr>
        <w:t xml:space="preserve"> contain very little data for each variety. In particular, databases that contain both a large number of talkers and a large number of tokens per talker continue to be the exception. Researchers </w:t>
      </w:r>
      <w:r w:rsidR="007A4EF6" w:rsidRPr="00DB52FA">
        <w:rPr>
          <w:rFonts w:ascii="Times New Roman" w:hAnsi="Times New Roman" w:cs="Times New Roman"/>
          <w:sz w:val="22"/>
          <w:szCs w:val="22"/>
        </w:rPr>
        <w:t xml:space="preserve">thus </w:t>
      </w:r>
      <w:r w:rsidRPr="00DB52FA">
        <w:rPr>
          <w:rFonts w:ascii="Times New Roman" w:hAnsi="Times New Roman" w:cs="Times New Roman"/>
          <w:sz w:val="22"/>
          <w:szCs w:val="22"/>
        </w:rPr>
        <w:t xml:space="preserve">need to carefully consider these implications when employing databases. In some cases, researchers might find that the best way forward is to collect phonetically annotated data that meets the specific requirements for their study. </w:t>
      </w:r>
      <w:r w:rsidR="00FC2F72">
        <w:rPr>
          <w:rFonts w:ascii="Times New Roman" w:hAnsi="Times New Roman" w:cs="Times New Roman"/>
          <w:sz w:val="22"/>
          <w:szCs w:val="22"/>
        </w:rPr>
        <w:t>@xie2021cognition</w:t>
      </w:r>
      <w:r w:rsidRPr="00DB52FA">
        <w:rPr>
          <w:rFonts w:ascii="Times New Roman" w:hAnsi="Times New Roman" w:cs="Times New Roman"/>
          <w:sz w:val="22"/>
          <w:szCs w:val="22"/>
        </w:rPr>
        <w:t>, for instance, collected ~3000 production tokens of prosodic categories and used them to model listeners’ responses in a perception experiment.</w:t>
      </w:r>
    </w:p>
    <w:p w14:paraId="5BC6FE50" w14:textId="0881A9CD" w:rsidR="00ED7557" w:rsidRPr="00D61D5F" w:rsidRDefault="00000000">
      <w:pPr>
        <w:pStyle w:val="BodyText"/>
        <w:rPr>
          <w:rFonts w:ascii="Times New Roman" w:hAnsi="Times New Roman" w:cs="Times New Roman"/>
          <w:sz w:val="22"/>
          <w:szCs w:val="22"/>
        </w:rPr>
      </w:pPr>
      <w:r w:rsidRPr="007A4EF6">
        <w:rPr>
          <w:rFonts w:ascii="Times New Roman" w:hAnsi="Times New Roman" w:cs="Times New Roman"/>
          <w:sz w:val="22"/>
          <w:szCs w:val="22"/>
        </w:rPr>
        <w:lastRenderedPageBreak/>
        <w:t>An alternative option is to eschew phonetically annotated data in favor of computational me</w:t>
      </w:r>
      <w:r w:rsidRPr="00D61D5F">
        <w:rPr>
          <w:rFonts w:ascii="Times New Roman" w:hAnsi="Times New Roman" w:cs="Times New Roman"/>
          <w:sz w:val="22"/>
          <w:szCs w:val="22"/>
        </w:rPr>
        <w:t xml:space="preserve">thods that work </w:t>
      </w:r>
      <w:r w:rsidR="00371D69">
        <w:rPr>
          <w:rFonts w:ascii="Times New Roman" w:hAnsi="Times New Roman" w:cs="Times New Roman"/>
          <w:sz w:val="22"/>
          <w:szCs w:val="22"/>
        </w:rPr>
        <w:t>from</w:t>
      </w:r>
      <w:r w:rsidR="00371D69" w:rsidRPr="00D61D5F">
        <w:rPr>
          <w:rFonts w:ascii="Times New Roman" w:hAnsi="Times New Roman" w:cs="Times New Roman"/>
          <w:sz w:val="22"/>
          <w:szCs w:val="22"/>
        </w:rPr>
        <w:t xml:space="preserve"> </w:t>
      </w:r>
      <w:r w:rsidRPr="00D61D5F">
        <w:rPr>
          <w:rFonts w:ascii="Times New Roman" w:hAnsi="Times New Roman" w:cs="Times New Roman"/>
          <w:sz w:val="22"/>
          <w:szCs w:val="22"/>
        </w:rPr>
        <w:t xml:space="preserve">the raw signal or some automatically obtained transformation of the raw data </w:t>
      </w:r>
      <w:r w:rsidR="00FC2F72">
        <w:rPr>
          <w:rFonts w:ascii="Times New Roman" w:hAnsi="Times New Roman" w:cs="Times New Roman"/>
          <w:sz w:val="22"/>
          <w:szCs w:val="22"/>
        </w:rPr>
        <w:t>[</w:t>
      </w:r>
      <w:r w:rsidRPr="00D61D5F">
        <w:rPr>
          <w:rFonts w:ascii="Times New Roman" w:hAnsi="Times New Roman" w:cs="Times New Roman"/>
          <w:sz w:val="22"/>
          <w:szCs w:val="22"/>
        </w:rPr>
        <w:t xml:space="preserve">e.g., Mel-Frequency Cepstral </w:t>
      </w:r>
      <w:r w:rsidR="00216EBB" w:rsidRPr="00D61D5F">
        <w:rPr>
          <w:rFonts w:ascii="Times New Roman" w:hAnsi="Times New Roman" w:cs="Times New Roman"/>
          <w:sz w:val="22"/>
          <w:szCs w:val="22"/>
        </w:rPr>
        <w:t>Coefficients</w:t>
      </w:r>
      <w:r w:rsidRPr="00D61D5F">
        <w:rPr>
          <w:rFonts w:ascii="Times New Roman" w:hAnsi="Times New Roman" w:cs="Times New Roman"/>
          <w:sz w:val="22"/>
          <w:szCs w:val="22"/>
        </w:rPr>
        <w:t xml:space="preserve">, (MFCCs) </w:t>
      </w:r>
      <w:r w:rsidR="00FC2F72" w:rsidRPr="00FC2F72">
        <w:rPr>
          <w:rFonts w:ascii="Times New Roman" w:hAnsi="Times New Roman" w:cs="Times New Roman"/>
          <w:sz w:val="22"/>
          <w:szCs w:val="22"/>
        </w:rPr>
        <w:t>@Mermelstein1976]</w:t>
      </w:r>
      <w:r w:rsidRPr="00D61D5F">
        <w:rPr>
          <w:rFonts w:ascii="Times New Roman" w:hAnsi="Times New Roman" w:cs="Times New Roman"/>
          <w:sz w:val="22"/>
          <w:szCs w:val="22"/>
        </w:rPr>
        <w:t xml:space="preserve">. Such models have been developed for automatic speech recognition and have been employed to model human language acquisition </w:t>
      </w:r>
      <w:r w:rsidR="00E84903">
        <w:rPr>
          <w:rFonts w:ascii="Times New Roman" w:hAnsi="Times New Roman" w:cs="Times New Roman"/>
          <w:sz w:val="22"/>
          <w:szCs w:val="22"/>
        </w:rPr>
        <w:t>[</w:t>
      </w:r>
      <w:r w:rsidR="00E84903" w:rsidRPr="00E84903">
        <w:rPr>
          <w:rFonts w:ascii="Times New Roman" w:hAnsi="Times New Roman" w:cs="Times New Roman"/>
          <w:sz w:val="22"/>
          <w:szCs w:val="22"/>
        </w:rPr>
        <w:t>@dupoux2018; @feldman2013; @toscano-mcmurray2010; @vallabha2007]</w:t>
      </w:r>
      <w:r w:rsidRPr="00D61D5F">
        <w:rPr>
          <w:rFonts w:ascii="Times New Roman" w:hAnsi="Times New Roman" w:cs="Times New Roman"/>
          <w:sz w:val="22"/>
          <w:szCs w:val="22"/>
        </w:rPr>
        <w:t xml:space="preserve">. More recently, they have also been applied to address questions about the effects of recent exposure </w:t>
      </w:r>
      <w:r w:rsidR="00E84903" w:rsidRPr="00E84903">
        <w:rPr>
          <w:rFonts w:ascii="Times New Roman" w:hAnsi="Times New Roman" w:cs="Times New Roman"/>
          <w:sz w:val="22"/>
          <w:szCs w:val="22"/>
        </w:rPr>
        <w:t xml:space="preserve">[@richter2017]. </w:t>
      </w:r>
      <w:r w:rsidRPr="00D61D5F">
        <w:rPr>
          <w:rFonts w:ascii="Times New Roman" w:hAnsi="Times New Roman" w:cs="Times New Roman"/>
          <w:sz w:val="22"/>
          <w:szCs w:val="22"/>
        </w:rPr>
        <w:t>The ASP framework can, at least in theory, be combined with such models.</w:t>
      </w:r>
    </w:p>
    <w:p w14:paraId="7C172AFC" w14:textId="2FBFE5BE" w:rsidR="00ED7557" w:rsidRPr="00D61D5F" w:rsidRDefault="00000000">
      <w:pPr>
        <w:pStyle w:val="BodyText"/>
        <w:rPr>
          <w:rFonts w:ascii="Times New Roman" w:hAnsi="Times New Roman" w:cs="Times New Roman"/>
          <w:sz w:val="22"/>
          <w:szCs w:val="22"/>
        </w:rPr>
      </w:pPr>
      <w:r w:rsidRPr="00D61D5F">
        <w:rPr>
          <w:rFonts w:ascii="Times New Roman" w:hAnsi="Times New Roman" w:cs="Times New Roman"/>
          <w:sz w:val="22"/>
          <w:szCs w:val="22"/>
        </w:rPr>
        <w:t xml:space="preserve">Estimates for </w:t>
      </w:r>
      <w:r w:rsidR="007A4EF6">
        <w:rPr>
          <w:rFonts w:ascii="Times New Roman" w:hAnsi="Times New Roman" w:cs="Times New Roman"/>
          <w:sz w:val="22"/>
          <w:szCs w:val="22"/>
        </w:rPr>
        <w:t>1b</w:t>
      </w:r>
      <w:r w:rsidRPr="00D61D5F">
        <w:rPr>
          <w:rFonts w:ascii="Times New Roman" w:hAnsi="Times New Roman" w:cs="Times New Roman"/>
          <w:sz w:val="22"/>
          <w:szCs w:val="22"/>
        </w:rPr>
        <w:t xml:space="preserve">) and </w:t>
      </w:r>
      <w:r w:rsidR="007A4EF6">
        <w:rPr>
          <w:rFonts w:ascii="Times New Roman" w:hAnsi="Times New Roman" w:cs="Times New Roman"/>
          <w:sz w:val="22"/>
          <w:szCs w:val="22"/>
        </w:rPr>
        <w:t>2</w:t>
      </w:r>
      <w:r w:rsidRPr="00D61D5F">
        <w:rPr>
          <w:rFonts w:ascii="Times New Roman" w:hAnsi="Times New Roman" w:cs="Times New Roman"/>
          <w:sz w:val="22"/>
          <w:szCs w:val="22"/>
        </w:rPr>
        <w:t>) require researchers to</w:t>
      </w:r>
      <w:r w:rsidR="00441551">
        <w:rPr>
          <w:rFonts w:ascii="Times New Roman" w:hAnsi="Times New Roman" w:cs="Times New Roman"/>
          <w:sz w:val="22"/>
          <w:szCs w:val="22"/>
        </w:rPr>
        <w:t xml:space="preserve"> phonetically</w:t>
      </w:r>
      <w:r w:rsidRPr="00D61D5F">
        <w:rPr>
          <w:rFonts w:ascii="Times New Roman" w:hAnsi="Times New Roman" w:cs="Times New Roman"/>
          <w:sz w:val="22"/>
          <w:szCs w:val="22"/>
        </w:rPr>
        <w:t xml:space="preserve"> annotate the stimuli in their perception experiments. </w:t>
      </w:r>
      <w:r w:rsidR="006F2AB7">
        <w:rPr>
          <w:rFonts w:ascii="Times New Roman" w:hAnsi="Times New Roman" w:cs="Times New Roman"/>
          <w:sz w:val="22"/>
          <w:szCs w:val="22"/>
        </w:rPr>
        <w:t>S</w:t>
      </w:r>
      <w:r w:rsidRPr="00D61D5F">
        <w:rPr>
          <w:rFonts w:ascii="Times New Roman" w:hAnsi="Times New Roman" w:cs="Times New Roman"/>
          <w:sz w:val="22"/>
          <w:szCs w:val="22"/>
        </w:rPr>
        <w:t>uch annotations entail a</w:t>
      </w:r>
      <w:r w:rsidR="006F2AB7">
        <w:rPr>
          <w:rFonts w:ascii="Times New Roman" w:hAnsi="Times New Roman" w:cs="Times New Roman"/>
          <w:sz w:val="22"/>
          <w:szCs w:val="22"/>
        </w:rPr>
        <w:t xml:space="preserve"> sizable but</w:t>
      </w:r>
      <w:r w:rsidRPr="00D61D5F">
        <w:rPr>
          <w:rFonts w:ascii="Times New Roman" w:hAnsi="Times New Roman" w:cs="Times New Roman"/>
          <w:sz w:val="22"/>
          <w:szCs w:val="22"/>
        </w:rPr>
        <w:t xml:space="preserve"> manageable effort: perception experiments typically employ a small number of speech stimuli that are repeated </w:t>
      </w:r>
      <w:r w:rsidR="004327A7">
        <w:rPr>
          <w:rFonts w:ascii="Times New Roman" w:hAnsi="Times New Roman" w:cs="Times New Roman"/>
          <w:sz w:val="22"/>
          <w:szCs w:val="22"/>
        </w:rPr>
        <w:t>across</w:t>
      </w:r>
      <w:r w:rsidRPr="00D61D5F">
        <w:rPr>
          <w:rFonts w:ascii="Times New Roman" w:hAnsi="Times New Roman" w:cs="Times New Roman"/>
          <w:sz w:val="22"/>
          <w:szCs w:val="22"/>
        </w:rPr>
        <w:t xml:space="preserve"> participant</w:t>
      </w:r>
      <w:r w:rsidR="004327A7">
        <w:rPr>
          <w:rFonts w:ascii="Times New Roman" w:hAnsi="Times New Roman" w:cs="Times New Roman"/>
          <w:sz w:val="22"/>
          <w:szCs w:val="22"/>
        </w:rPr>
        <w:t>s</w:t>
      </w:r>
      <w:r w:rsidRPr="00D61D5F">
        <w:rPr>
          <w:rFonts w:ascii="Times New Roman" w:hAnsi="Times New Roman" w:cs="Times New Roman"/>
          <w:sz w:val="22"/>
          <w:szCs w:val="22"/>
        </w:rPr>
        <w:t xml:space="preserve">. A typical perceptual recalibration experiment would require the annotation of </w:t>
      </w:r>
      <w:r w:rsidR="004327A7">
        <w:rPr>
          <w:rFonts w:ascii="Times New Roman" w:hAnsi="Times New Roman" w:cs="Times New Roman"/>
          <w:sz w:val="22"/>
          <w:szCs w:val="22"/>
        </w:rPr>
        <w:t>fewer</w:t>
      </w:r>
      <w:r w:rsidRPr="00D61D5F">
        <w:rPr>
          <w:rFonts w:ascii="Times New Roman" w:hAnsi="Times New Roman" w:cs="Times New Roman"/>
          <w:sz w:val="22"/>
          <w:szCs w:val="22"/>
        </w:rPr>
        <w:t xml:space="preserve"> than 100 isolated word recordings. A large study on accent adaptation like Bradlow and Bent’s (2008) Experiment 2 would require the annotation of about 1000 sentences. </w:t>
      </w:r>
      <w:r w:rsidR="006F2AB7">
        <w:rPr>
          <w:rFonts w:ascii="Times New Roman" w:hAnsi="Times New Roman" w:cs="Times New Roman"/>
          <w:sz w:val="22"/>
          <w:szCs w:val="22"/>
        </w:rPr>
        <w:t>(As a reference point, s</w:t>
      </w:r>
      <w:r w:rsidR="006F2AB7" w:rsidRPr="00D61D5F">
        <w:rPr>
          <w:rFonts w:ascii="Times New Roman" w:hAnsi="Times New Roman" w:cs="Times New Roman"/>
          <w:sz w:val="22"/>
          <w:szCs w:val="22"/>
        </w:rPr>
        <w:t xml:space="preserve">tudies </w:t>
      </w:r>
      <w:r w:rsidRPr="00D61D5F">
        <w:rPr>
          <w:rFonts w:ascii="Times New Roman" w:hAnsi="Times New Roman" w:cs="Times New Roman"/>
          <w:sz w:val="22"/>
          <w:szCs w:val="22"/>
        </w:rPr>
        <w:t>on phonetic production regularly annotate datasets many times larger.</w:t>
      </w:r>
      <w:r w:rsidR="006F2AB7">
        <w:rPr>
          <w:rFonts w:ascii="Times New Roman" w:hAnsi="Times New Roman" w:cs="Times New Roman"/>
          <w:sz w:val="22"/>
          <w:szCs w:val="22"/>
        </w:rPr>
        <w:t>)</w:t>
      </w:r>
      <w:r w:rsidRPr="00D61D5F">
        <w:rPr>
          <w:rFonts w:ascii="Times New Roman" w:hAnsi="Times New Roman" w:cs="Times New Roman"/>
          <w:sz w:val="22"/>
          <w:szCs w:val="22"/>
        </w:rPr>
        <w:t xml:space="preserve"> These efforts </w:t>
      </w:r>
      <w:r w:rsidR="00076016">
        <w:rPr>
          <w:rFonts w:ascii="Times New Roman" w:hAnsi="Times New Roman" w:cs="Times New Roman"/>
          <w:sz w:val="22"/>
          <w:szCs w:val="22"/>
        </w:rPr>
        <w:t>will</w:t>
      </w:r>
      <w:r w:rsidRPr="00D61D5F">
        <w:rPr>
          <w:rFonts w:ascii="Times New Roman" w:hAnsi="Times New Roman" w:cs="Times New Roman"/>
          <w:sz w:val="22"/>
          <w:szCs w:val="22"/>
        </w:rPr>
        <w:t xml:space="preserve"> be supported by clear standards for reproducibility and software developments that aid phonetic annotation and data sharing </w:t>
      </w:r>
      <w:r w:rsidR="00E84903" w:rsidRPr="00E84903">
        <w:rPr>
          <w:rFonts w:ascii="Times New Roman" w:hAnsi="Times New Roman" w:cs="Times New Roman"/>
          <w:sz w:val="22"/>
          <w:szCs w:val="22"/>
        </w:rPr>
        <w:t>[e.g., @cassidy-schmidt2017; @picoral2021; @roettger2019; @winkelmann2017].</w:t>
      </w:r>
      <w:r w:rsidRPr="00D61D5F">
        <w:rPr>
          <w:rFonts w:ascii="Times New Roman" w:hAnsi="Times New Roman" w:cs="Times New Roman"/>
          <w:sz w:val="22"/>
          <w:szCs w:val="22"/>
        </w:rPr>
        <w:t xml:space="preserve"> If annotations are not reported and shared—and ideally even if they are—then all audio recordings should be shared in an open and accessible way (e.g., OSF). This will require perception researchers to use human subject protocols that gives them the consent to distribute stimulus recordings for the purpose of scientific inquiry. In other words, perception </w:t>
      </w:r>
      <w:r w:rsidR="006F2AB7">
        <w:rPr>
          <w:rFonts w:ascii="Times New Roman" w:hAnsi="Times New Roman" w:cs="Times New Roman"/>
          <w:sz w:val="22"/>
          <w:szCs w:val="22"/>
        </w:rPr>
        <w:t xml:space="preserve">and production </w:t>
      </w:r>
      <w:r w:rsidRPr="00D61D5F">
        <w:rPr>
          <w:rFonts w:ascii="Times New Roman" w:hAnsi="Times New Roman" w:cs="Times New Roman"/>
          <w:sz w:val="22"/>
          <w:szCs w:val="22"/>
        </w:rPr>
        <w:t xml:space="preserve">researchers should </w:t>
      </w:r>
      <w:r w:rsidR="006F2AB7">
        <w:rPr>
          <w:rFonts w:ascii="Times New Roman" w:hAnsi="Times New Roman" w:cs="Times New Roman"/>
          <w:sz w:val="22"/>
          <w:szCs w:val="22"/>
        </w:rPr>
        <w:t xml:space="preserve">make concerted efforts to </w:t>
      </w:r>
      <w:r w:rsidR="00A1712E">
        <w:rPr>
          <w:rFonts w:ascii="Times New Roman" w:hAnsi="Times New Roman" w:cs="Times New Roman"/>
          <w:sz w:val="22"/>
          <w:szCs w:val="22"/>
        </w:rPr>
        <w:t>link the listener’s knowledge of productions and inferences they make during perception</w:t>
      </w:r>
      <w:r w:rsidRPr="00D61D5F">
        <w:rPr>
          <w:rFonts w:ascii="Times New Roman" w:hAnsi="Times New Roman" w:cs="Times New Roman"/>
          <w:sz w:val="22"/>
          <w:szCs w:val="22"/>
        </w:rPr>
        <w:t>.</w:t>
      </w:r>
    </w:p>
    <w:p w14:paraId="1FD90347" w14:textId="5417A205" w:rsidR="00ED7557" w:rsidRPr="00D61D5F" w:rsidRDefault="008D78E7">
      <w:pPr>
        <w:pStyle w:val="Heading3"/>
        <w:rPr>
          <w:rFonts w:ascii="Times New Roman" w:hAnsi="Times New Roman" w:cs="Times New Roman"/>
          <w:sz w:val="22"/>
          <w:szCs w:val="22"/>
        </w:rPr>
      </w:pPr>
      <w:bookmarkStart w:id="526" w:name="Xabc60078aa1519c2e3d83d36509dfb20038136c"/>
      <w:bookmarkEnd w:id="525"/>
      <w:r>
        <w:rPr>
          <w:rFonts w:ascii="Times New Roman" w:hAnsi="Times New Roman" w:cs="Times New Roman"/>
          <w:sz w:val="22"/>
          <w:szCs w:val="22"/>
        </w:rPr>
        <w:t xml:space="preserve">### </w:t>
      </w:r>
      <w:r w:rsidRPr="00D61D5F">
        <w:rPr>
          <w:rFonts w:ascii="Times New Roman" w:hAnsi="Times New Roman" w:cs="Times New Roman"/>
          <w:sz w:val="22"/>
          <w:szCs w:val="22"/>
        </w:rPr>
        <w:t xml:space="preserve">Recommendation </w:t>
      </w:r>
      <w:r w:rsidR="00886ACC">
        <w:rPr>
          <w:rFonts w:ascii="Times New Roman" w:hAnsi="Times New Roman" w:cs="Times New Roman"/>
          <w:sz w:val="22"/>
          <w:szCs w:val="22"/>
        </w:rPr>
        <w:t>5</w:t>
      </w:r>
      <w:r w:rsidRPr="00D61D5F">
        <w:rPr>
          <w:rFonts w:ascii="Times New Roman" w:hAnsi="Times New Roman" w:cs="Times New Roman"/>
          <w:sz w:val="22"/>
          <w:szCs w:val="22"/>
        </w:rPr>
        <w:t>: Predictive power analyses prior to conducting experiments</w:t>
      </w:r>
    </w:p>
    <w:p w14:paraId="635F8CD6" w14:textId="7AC87D0B" w:rsidR="00ED7557" w:rsidRPr="00D61D5F" w:rsidRDefault="00000000">
      <w:pPr>
        <w:pStyle w:val="FirstParagraph"/>
        <w:rPr>
          <w:rFonts w:ascii="Times New Roman" w:hAnsi="Times New Roman" w:cs="Times New Roman"/>
          <w:sz w:val="22"/>
          <w:szCs w:val="22"/>
        </w:rPr>
      </w:pPr>
      <w:r w:rsidRPr="00D61D5F">
        <w:rPr>
          <w:rFonts w:ascii="Times New Roman" w:hAnsi="Times New Roman" w:cs="Times New Roman"/>
          <w:sz w:val="22"/>
          <w:szCs w:val="22"/>
        </w:rPr>
        <w:t xml:space="preserve">Like other computational frameworks, ASP can be used to estimate expected effect sizes and statistical power </w:t>
      </w:r>
      <w:r w:rsidRPr="00DB52FA">
        <w:rPr>
          <w:rFonts w:ascii="Times New Roman" w:hAnsi="Times New Roman" w:cs="Times New Roman"/>
          <w:i/>
          <w:iCs/>
          <w:sz w:val="22"/>
          <w:szCs w:val="22"/>
        </w:rPr>
        <w:t>before</w:t>
      </w:r>
      <w:r w:rsidRPr="00D61D5F">
        <w:rPr>
          <w:rFonts w:ascii="Times New Roman" w:hAnsi="Times New Roman" w:cs="Times New Roman"/>
          <w:sz w:val="22"/>
          <w:szCs w:val="22"/>
        </w:rPr>
        <w:t xml:space="preserve"> conducting an experiment. Unlike commonly used power estimates, which </w:t>
      </w:r>
      <w:r w:rsidRPr="00DB52FA">
        <w:rPr>
          <w:rFonts w:ascii="Times New Roman" w:hAnsi="Times New Roman" w:cs="Times New Roman"/>
          <w:sz w:val="22"/>
          <w:szCs w:val="22"/>
        </w:rPr>
        <w:t>assume</w:t>
      </w:r>
      <w:r w:rsidRPr="00D61D5F">
        <w:rPr>
          <w:rFonts w:ascii="Times New Roman" w:hAnsi="Times New Roman" w:cs="Times New Roman"/>
          <w:sz w:val="22"/>
          <w:szCs w:val="22"/>
        </w:rPr>
        <w:t xml:space="preserve"> effect sizes </w:t>
      </w:r>
      <w:r w:rsidR="00D70960">
        <w:rPr>
          <w:rFonts w:ascii="Times New Roman" w:hAnsi="Times New Roman" w:cs="Times New Roman"/>
          <w:sz w:val="22"/>
          <w:szCs w:val="22"/>
        </w:rPr>
        <w:t xml:space="preserve">from other experiments </w:t>
      </w:r>
      <w:r w:rsidR="00E84903">
        <w:rPr>
          <w:rFonts w:ascii="Times New Roman" w:hAnsi="Times New Roman" w:cs="Times New Roman"/>
          <w:sz w:val="22"/>
          <w:szCs w:val="22"/>
        </w:rPr>
        <w:t>[</w:t>
      </w:r>
      <w:r w:rsidRPr="00D61D5F">
        <w:rPr>
          <w:rFonts w:ascii="Times New Roman" w:hAnsi="Times New Roman" w:cs="Times New Roman"/>
          <w:sz w:val="22"/>
          <w:szCs w:val="22"/>
        </w:rPr>
        <w:t xml:space="preserve">e.g., “moderate” effects, </w:t>
      </w:r>
      <w:r w:rsidR="00E84903">
        <w:rPr>
          <w:rFonts w:ascii="Times New Roman" w:hAnsi="Times New Roman" w:cs="Times New Roman"/>
          <w:sz w:val="22"/>
          <w:szCs w:val="22"/>
        </w:rPr>
        <w:t>@</w:t>
      </w:r>
      <w:r w:rsidR="00E84903" w:rsidRPr="00E84903">
        <w:rPr>
          <w:rFonts w:ascii="Times New Roman" w:hAnsi="Times New Roman" w:cs="Times New Roman"/>
          <w:sz w:val="22"/>
          <w:szCs w:val="22"/>
        </w:rPr>
        <w:t>zheng-samuel2020],</w:t>
      </w:r>
      <w:r w:rsidR="00E84903">
        <w:rPr>
          <w:rFonts w:ascii="Times New Roman" w:hAnsi="Times New Roman" w:cs="Times New Roman"/>
          <w:sz w:val="22"/>
          <w:szCs w:val="22"/>
        </w:rPr>
        <w:t xml:space="preserve"> predi</w:t>
      </w:r>
      <w:r w:rsidRPr="00D61D5F">
        <w:rPr>
          <w:rFonts w:ascii="Times New Roman" w:hAnsi="Times New Roman" w:cs="Times New Roman"/>
          <w:sz w:val="22"/>
          <w:szCs w:val="22"/>
        </w:rPr>
        <w:t xml:space="preserve">ctive power-analyses of the type we envision are based </w:t>
      </w:r>
      <w:r w:rsidR="005A325D">
        <w:rPr>
          <w:rFonts w:ascii="Times New Roman" w:hAnsi="Times New Roman" w:cs="Times New Roman"/>
          <w:sz w:val="22"/>
          <w:szCs w:val="22"/>
        </w:rPr>
        <w:t xml:space="preserve">on </w:t>
      </w:r>
      <w:r w:rsidRPr="00D61D5F">
        <w:rPr>
          <w:rFonts w:ascii="Times New Roman" w:hAnsi="Times New Roman" w:cs="Times New Roman"/>
          <w:sz w:val="22"/>
          <w:szCs w:val="22"/>
        </w:rPr>
        <w:t xml:space="preserve">effect sizes that are derived from the acoustic properties of the </w:t>
      </w:r>
      <w:r w:rsidR="00D70960">
        <w:rPr>
          <w:rFonts w:ascii="Times New Roman" w:hAnsi="Times New Roman" w:cs="Times New Roman"/>
          <w:sz w:val="22"/>
          <w:szCs w:val="22"/>
        </w:rPr>
        <w:t xml:space="preserve">very </w:t>
      </w:r>
      <w:r w:rsidRPr="00D61D5F">
        <w:rPr>
          <w:rFonts w:ascii="Times New Roman" w:hAnsi="Times New Roman" w:cs="Times New Roman"/>
          <w:sz w:val="22"/>
          <w:szCs w:val="22"/>
        </w:rPr>
        <w:t>exposure and test stimuli</w:t>
      </w:r>
      <w:r w:rsidR="00D70960">
        <w:rPr>
          <w:rFonts w:ascii="Times New Roman" w:hAnsi="Times New Roman" w:cs="Times New Roman"/>
          <w:sz w:val="22"/>
          <w:szCs w:val="22"/>
        </w:rPr>
        <w:t xml:space="preserve"> used in the given experiment</w:t>
      </w:r>
      <w:r w:rsidRPr="00D61D5F">
        <w:rPr>
          <w:rFonts w:ascii="Times New Roman" w:hAnsi="Times New Roman" w:cs="Times New Roman"/>
          <w:sz w:val="22"/>
          <w:szCs w:val="22"/>
        </w:rPr>
        <w:t xml:space="preserve">. This makes power simulations considerably more informative. </w:t>
      </w:r>
      <w:r w:rsidR="00724D72">
        <w:rPr>
          <w:rFonts w:ascii="Times New Roman" w:hAnsi="Times New Roman" w:cs="Times New Roman"/>
          <w:sz w:val="22"/>
          <w:szCs w:val="22"/>
        </w:rPr>
        <w:t xml:space="preserve">Furthermore, </w:t>
      </w:r>
      <w:r w:rsidR="00D70960">
        <w:rPr>
          <w:rFonts w:ascii="Times New Roman" w:hAnsi="Times New Roman" w:cs="Times New Roman"/>
          <w:sz w:val="22"/>
          <w:szCs w:val="22"/>
        </w:rPr>
        <w:t xml:space="preserve">ASP enables predictive power-simulations under </w:t>
      </w:r>
      <w:r w:rsidR="00D70960" w:rsidRPr="00DB52FA">
        <w:rPr>
          <w:rFonts w:ascii="Times New Roman" w:hAnsi="Times New Roman" w:cs="Times New Roman"/>
          <w:i/>
          <w:iCs/>
          <w:sz w:val="22"/>
          <w:szCs w:val="22"/>
        </w:rPr>
        <w:t>combinations</w:t>
      </w:r>
      <w:r w:rsidR="00D70960">
        <w:rPr>
          <w:rFonts w:ascii="Times New Roman" w:hAnsi="Times New Roman" w:cs="Times New Roman"/>
          <w:sz w:val="22"/>
          <w:szCs w:val="22"/>
        </w:rPr>
        <w:t xml:space="preserve"> of multiple mechanisms. In the Case Studies</w:t>
      </w:r>
      <w:r w:rsidR="006A2A93">
        <w:rPr>
          <w:rFonts w:ascii="Times New Roman" w:hAnsi="Times New Roman" w:cs="Times New Roman"/>
          <w:sz w:val="22"/>
          <w:szCs w:val="22"/>
        </w:rPr>
        <w:t>,</w:t>
      </w:r>
      <w:r w:rsidR="00D70960">
        <w:rPr>
          <w:rFonts w:ascii="Times New Roman" w:hAnsi="Times New Roman" w:cs="Times New Roman"/>
          <w:sz w:val="22"/>
          <w:szCs w:val="22"/>
        </w:rPr>
        <w:t xml:space="preserve"> we considered only one mechanism </w:t>
      </w:r>
      <w:r w:rsidR="00724D72">
        <w:rPr>
          <w:rFonts w:ascii="Times New Roman" w:hAnsi="Times New Roman" w:cs="Times New Roman"/>
          <w:sz w:val="22"/>
          <w:szCs w:val="22"/>
        </w:rPr>
        <w:t>a</w:t>
      </w:r>
      <w:r w:rsidR="00D70960">
        <w:rPr>
          <w:rFonts w:ascii="Times New Roman" w:hAnsi="Times New Roman" w:cs="Times New Roman"/>
          <w:sz w:val="22"/>
          <w:szCs w:val="22"/>
        </w:rPr>
        <w:t xml:space="preserve">t a time by </w:t>
      </w:r>
      <w:r w:rsidR="00D47093">
        <w:rPr>
          <w:rFonts w:ascii="Times New Roman" w:hAnsi="Times New Roman" w:cs="Times New Roman"/>
          <w:sz w:val="22"/>
          <w:szCs w:val="22"/>
        </w:rPr>
        <w:t>“</w:t>
      </w:r>
      <w:r w:rsidR="00D70960">
        <w:rPr>
          <w:rFonts w:ascii="Times New Roman" w:hAnsi="Times New Roman" w:cs="Times New Roman"/>
          <w:sz w:val="22"/>
          <w:szCs w:val="22"/>
        </w:rPr>
        <w:t xml:space="preserve">switching </w:t>
      </w:r>
      <w:r w:rsidR="00D47093">
        <w:rPr>
          <w:rFonts w:ascii="Times New Roman" w:hAnsi="Times New Roman" w:cs="Times New Roman"/>
          <w:sz w:val="22"/>
          <w:szCs w:val="22"/>
        </w:rPr>
        <w:t xml:space="preserve">off" </w:t>
      </w:r>
      <w:r w:rsidR="00D70960">
        <w:rPr>
          <w:rFonts w:ascii="Times New Roman" w:hAnsi="Times New Roman" w:cs="Times New Roman"/>
          <w:sz w:val="22"/>
          <w:szCs w:val="22"/>
        </w:rPr>
        <w:t xml:space="preserve">the other mechanisms. By the same logic, one can switch one or no mechanism off </w:t>
      </w:r>
      <w:r w:rsidR="00D47093">
        <w:rPr>
          <w:rFonts w:ascii="Times New Roman" w:hAnsi="Times New Roman" w:cs="Times New Roman"/>
          <w:sz w:val="22"/>
          <w:szCs w:val="22"/>
        </w:rPr>
        <w:t>to simulate scenarios where more than one mechanism are engaged.</w:t>
      </w:r>
    </w:p>
    <w:p w14:paraId="63AAE9F9" w14:textId="1E368979" w:rsidR="00ED7557" w:rsidRDefault="00000000">
      <w:pPr>
        <w:pStyle w:val="BodyText"/>
        <w:rPr>
          <w:rFonts w:ascii="Times New Roman" w:hAnsi="Times New Roman" w:cs="Times New Roman"/>
          <w:sz w:val="22"/>
          <w:szCs w:val="22"/>
        </w:rPr>
      </w:pPr>
      <w:r w:rsidRPr="00D61D5F">
        <w:rPr>
          <w:rFonts w:ascii="Times New Roman" w:hAnsi="Times New Roman" w:cs="Times New Roman"/>
          <w:sz w:val="22"/>
          <w:szCs w:val="22"/>
        </w:rPr>
        <w:t xml:space="preserve">There are, however, challenges that will have to be met so that ASP can be used for predictive power simulations. Figure </w:t>
      </w:r>
      <w:r w:rsidR="005A325D">
        <w:rPr>
          <w:rFonts w:ascii="Times New Roman" w:hAnsi="Times New Roman" w:cs="Times New Roman"/>
          <w:sz w:val="22"/>
          <w:szCs w:val="22"/>
        </w:rPr>
        <w:t>\</w:t>
      </w:r>
      <w:r w:rsidRPr="00D61D5F">
        <w:rPr>
          <w:rFonts w:ascii="Times New Roman" w:hAnsi="Times New Roman" w:cs="Times New Roman"/>
          <w:sz w:val="22"/>
          <w:szCs w:val="22"/>
        </w:rPr>
        <w:t xml:space="preserve">@ref(fig:predictive-power-simulations) illustrates these challenges. For a specific set of exposure and test stimuli, and specific parameter settings for all change models, ASP predicts an expected categorization function. This is what we showed in, for example, in Figure @ref(fig:show-model-categorization-3D-plots) and the result figures for Case Study 1 </w:t>
      </w:r>
      <w:r w:rsidR="00E84903">
        <w:rPr>
          <w:rFonts w:ascii="Times New Roman" w:hAnsi="Times New Roman" w:cs="Times New Roman"/>
          <w:sz w:val="22"/>
          <w:szCs w:val="22"/>
        </w:rPr>
        <w:t>[</w:t>
      </w:r>
      <w:r w:rsidRPr="00D61D5F">
        <w:rPr>
          <w:rFonts w:ascii="Times New Roman" w:hAnsi="Times New Roman" w:cs="Times New Roman"/>
          <w:sz w:val="22"/>
          <w:szCs w:val="22"/>
        </w:rPr>
        <w:t xml:space="preserve">see also, e.g., </w:t>
      </w:r>
      <w:r w:rsidR="00E84903" w:rsidRPr="00E84903">
        <w:rPr>
          <w:rFonts w:ascii="Times New Roman" w:hAnsi="Times New Roman" w:cs="Times New Roman"/>
          <w:sz w:val="22"/>
          <w:szCs w:val="22"/>
        </w:rPr>
        <w:t>@tan2021; @theodore-monto2019; @xie2021</w:t>
      </w:r>
      <w:r w:rsidR="00D51495">
        <w:rPr>
          <w:rFonts w:ascii="Times New Roman" w:hAnsi="Times New Roman" w:cs="Times New Roman"/>
          <w:sz w:val="22"/>
          <w:szCs w:val="22"/>
        </w:rPr>
        <w:t xml:space="preserve"> </w:t>
      </w:r>
      <w:r w:rsidRPr="00D61D5F">
        <w:rPr>
          <w:rFonts w:ascii="Times New Roman" w:hAnsi="Times New Roman" w:cs="Times New Roman"/>
          <w:sz w:val="22"/>
          <w:szCs w:val="22"/>
        </w:rPr>
        <w:t>for similar approaches applied to only representational change models</w:t>
      </w:r>
      <w:r w:rsidR="00E84903">
        <w:rPr>
          <w:rFonts w:ascii="Times New Roman" w:hAnsi="Times New Roman" w:cs="Times New Roman"/>
          <w:sz w:val="22"/>
          <w:szCs w:val="22"/>
        </w:rPr>
        <w:t>]</w:t>
      </w:r>
      <w:r w:rsidR="00D51495">
        <w:rPr>
          <w:rFonts w:ascii="Times New Roman" w:hAnsi="Times New Roman" w:cs="Times New Roman"/>
          <w:sz w:val="22"/>
          <w:szCs w:val="22"/>
        </w:rPr>
        <w:t>.</w:t>
      </w:r>
      <w:r w:rsidRPr="00D61D5F">
        <w:rPr>
          <w:rFonts w:ascii="Times New Roman" w:hAnsi="Times New Roman" w:cs="Times New Roman"/>
          <w:sz w:val="22"/>
          <w:szCs w:val="22"/>
        </w:rPr>
        <w:t xml:space="preserve"> This categorization function can be used to derive a predictive power estimate by repeatedly sampling responses for the planned test stimuli and the planned number of participants. This can be done for any individual exposure conditions, for combinations of exposure conditions, and/or the predicted differences between exposure conditions.</w:t>
      </w:r>
    </w:p>
    <w:p w14:paraId="692F3723" w14:textId="038E6445" w:rsidR="00DE3B39" w:rsidRDefault="001E3A5A">
      <w:pPr>
        <w:pStyle w:val="BodyText"/>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58240" behindDoc="1" locked="0" layoutInCell="1" allowOverlap="1" wp14:anchorId="184E6719" wp14:editId="0A84064A">
            <wp:simplePos x="0" y="0"/>
            <wp:positionH relativeFrom="column">
              <wp:posOffset>1334135</wp:posOffset>
            </wp:positionH>
            <wp:positionV relativeFrom="paragraph">
              <wp:posOffset>29210</wp:posOffset>
            </wp:positionV>
            <wp:extent cx="2854325" cy="1898015"/>
            <wp:effectExtent l="0" t="0" r="0" b="0"/>
            <wp:wrapTight wrapText="bothSides">
              <wp:wrapPolygon edited="0">
                <wp:start x="2979" y="0"/>
                <wp:lineTo x="577" y="2312"/>
                <wp:lineTo x="0" y="3469"/>
                <wp:lineTo x="0" y="5781"/>
                <wp:lineTo x="673" y="6937"/>
                <wp:lineTo x="288" y="8961"/>
                <wp:lineTo x="288" y="10262"/>
                <wp:lineTo x="4133" y="11562"/>
                <wp:lineTo x="3748" y="13875"/>
                <wp:lineTo x="673" y="15031"/>
                <wp:lineTo x="481" y="15176"/>
                <wp:lineTo x="481" y="16187"/>
                <wp:lineTo x="96" y="16910"/>
                <wp:lineTo x="96" y="17633"/>
                <wp:lineTo x="384" y="19945"/>
                <wp:lineTo x="1730" y="20812"/>
                <wp:lineTo x="3844" y="20812"/>
                <wp:lineTo x="4133" y="21390"/>
                <wp:lineTo x="5094" y="21390"/>
                <wp:lineTo x="19414" y="21101"/>
                <wp:lineTo x="19317" y="20812"/>
                <wp:lineTo x="19990" y="19078"/>
                <wp:lineTo x="19125" y="18789"/>
                <wp:lineTo x="18645" y="18066"/>
                <wp:lineTo x="18453" y="16621"/>
                <wp:lineTo x="20471" y="16043"/>
                <wp:lineTo x="20471" y="12285"/>
                <wp:lineTo x="19702" y="12141"/>
                <wp:lineTo x="13359" y="11562"/>
                <wp:lineTo x="21432" y="11418"/>
                <wp:lineTo x="21432" y="9973"/>
                <wp:lineTo x="8073" y="9250"/>
                <wp:lineTo x="19029" y="9250"/>
                <wp:lineTo x="20471" y="8961"/>
                <wp:lineTo x="20471" y="5637"/>
                <wp:lineTo x="20086" y="5203"/>
                <wp:lineTo x="18453" y="4625"/>
                <wp:lineTo x="19894" y="3035"/>
                <wp:lineTo x="19317" y="2312"/>
                <wp:lineTo x="12878" y="2312"/>
                <wp:lineTo x="19317" y="867"/>
                <wp:lineTo x="19029" y="0"/>
                <wp:lineTo x="3652" y="0"/>
                <wp:lineTo x="297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4325" cy="1898015"/>
                    </a:xfrm>
                    <a:prstGeom prst="rect">
                      <a:avLst/>
                    </a:prstGeom>
                  </pic:spPr>
                </pic:pic>
              </a:graphicData>
            </a:graphic>
            <wp14:sizeRelH relativeFrom="page">
              <wp14:pctWidth>0</wp14:pctWidth>
            </wp14:sizeRelH>
            <wp14:sizeRelV relativeFrom="page">
              <wp14:pctHeight>0</wp14:pctHeight>
            </wp14:sizeRelV>
          </wp:anchor>
        </w:drawing>
      </w:r>
    </w:p>
    <w:p w14:paraId="1C39B184" w14:textId="53ABDEC7" w:rsidR="00DE3B39" w:rsidRDefault="00DE3B39">
      <w:pPr>
        <w:pStyle w:val="BodyText"/>
        <w:rPr>
          <w:rFonts w:ascii="Times New Roman" w:hAnsi="Times New Roman" w:cs="Times New Roman"/>
          <w:sz w:val="22"/>
          <w:szCs w:val="22"/>
        </w:rPr>
      </w:pPr>
    </w:p>
    <w:p w14:paraId="1C69447E" w14:textId="0D754FD9" w:rsidR="00DE3B39" w:rsidRDefault="00DE3B39">
      <w:pPr>
        <w:pStyle w:val="BodyText"/>
        <w:rPr>
          <w:rFonts w:ascii="Times New Roman" w:hAnsi="Times New Roman" w:cs="Times New Roman"/>
          <w:sz w:val="22"/>
          <w:szCs w:val="22"/>
        </w:rPr>
      </w:pPr>
    </w:p>
    <w:p w14:paraId="6884E28A" w14:textId="4CF3B680" w:rsidR="00DE3B39" w:rsidRDefault="00DE3B39">
      <w:pPr>
        <w:pStyle w:val="BodyText"/>
        <w:rPr>
          <w:rFonts w:ascii="Times New Roman" w:hAnsi="Times New Roman" w:cs="Times New Roman"/>
          <w:sz w:val="22"/>
          <w:szCs w:val="22"/>
        </w:rPr>
      </w:pPr>
    </w:p>
    <w:p w14:paraId="3CAD3BB2" w14:textId="5CD7E46B" w:rsidR="00DE3B39" w:rsidRDefault="00DE3B39">
      <w:pPr>
        <w:pStyle w:val="BodyText"/>
        <w:rPr>
          <w:rFonts w:ascii="Times New Roman" w:hAnsi="Times New Roman" w:cs="Times New Roman"/>
          <w:sz w:val="22"/>
          <w:szCs w:val="22"/>
        </w:rPr>
      </w:pPr>
    </w:p>
    <w:p w14:paraId="6162C505" w14:textId="252D3D17" w:rsidR="00DE3B39" w:rsidRDefault="00DE3B39">
      <w:pPr>
        <w:pStyle w:val="BodyText"/>
        <w:rPr>
          <w:rFonts w:ascii="Times New Roman" w:hAnsi="Times New Roman" w:cs="Times New Roman"/>
          <w:sz w:val="22"/>
          <w:szCs w:val="22"/>
        </w:rPr>
      </w:pPr>
    </w:p>
    <w:p w14:paraId="538D60E3" w14:textId="71CAD3E1" w:rsidR="00DE3B39" w:rsidRDefault="00DE3B39">
      <w:pPr>
        <w:pStyle w:val="BodyText"/>
        <w:rPr>
          <w:rFonts w:ascii="Times New Roman" w:hAnsi="Times New Roman" w:cs="Times New Roman"/>
          <w:sz w:val="22"/>
          <w:szCs w:val="22"/>
        </w:rPr>
      </w:pPr>
    </w:p>
    <w:p w14:paraId="0D2F62C4" w14:textId="77777777" w:rsidR="00DE3B39" w:rsidRPr="00D61D5F" w:rsidRDefault="00DE3B39">
      <w:pPr>
        <w:pStyle w:val="BodyText"/>
        <w:rPr>
          <w:rFonts w:ascii="Times New Roman" w:hAnsi="Times New Roman" w:cs="Times New Roman"/>
          <w:sz w:val="22"/>
          <w:szCs w:val="22"/>
        </w:rPr>
      </w:pPr>
    </w:p>
    <w:p w14:paraId="2EDED571" w14:textId="5ADE4459" w:rsidR="00ED7557" w:rsidRDefault="00000000">
      <w:pPr>
        <w:pStyle w:val="BodyText"/>
        <w:rPr>
          <w:rFonts w:ascii="Times New Roman" w:hAnsi="Times New Roman" w:cs="Times New Roman"/>
          <w:sz w:val="22"/>
          <w:szCs w:val="22"/>
        </w:rPr>
      </w:pPr>
      <w:commentRangeStart w:id="527"/>
      <w:commentRangeStart w:id="528"/>
      <w:commentRangeStart w:id="529"/>
      <w:commentRangeStart w:id="530"/>
      <w:r w:rsidRPr="00D61D5F">
        <w:rPr>
          <w:rFonts w:ascii="Times New Roman" w:hAnsi="Times New Roman" w:cs="Times New Roman"/>
          <w:sz w:val="22"/>
          <w:szCs w:val="22"/>
        </w:rPr>
        <w:t xml:space="preserve">However, the parameterization of the different models </w:t>
      </w:r>
      <w:r w:rsidR="008746BC">
        <w:rPr>
          <w:rFonts w:ascii="Times New Roman" w:hAnsi="Times New Roman" w:cs="Times New Roman"/>
          <w:sz w:val="22"/>
          <w:szCs w:val="22"/>
        </w:rPr>
        <w:t xml:space="preserve">is </w:t>
      </w:r>
      <w:r w:rsidRPr="00D61D5F">
        <w:rPr>
          <w:rFonts w:ascii="Times New Roman" w:hAnsi="Times New Roman" w:cs="Times New Roman"/>
          <w:sz w:val="22"/>
          <w:szCs w:val="22"/>
        </w:rPr>
        <w:t xml:space="preserve">typically </w:t>
      </w:r>
      <w:r w:rsidRPr="00D61D5F">
        <w:rPr>
          <w:rFonts w:ascii="Times New Roman" w:hAnsi="Times New Roman" w:cs="Times New Roman"/>
          <w:i/>
          <w:iCs/>
          <w:sz w:val="22"/>
          <w:szCs w:val="22"/>
        </w:rPr>
        <w:t>not</w:t>
      </w:r>
      <w:r w:rsidRPr="00D61D5F">
        <w:rPr>
          <w:rFonts w:ascii="Times New Roman" w:hAnsi="Times New Roman" w:cs="Times New Roman"/>
          <w:sz w:val="22"/>
          <w:szCs w:val="22"/>
        </w:rPr>
        <w:t xml:space="preserve"> known to researchers—if they were, there would be no need for the present article. </w:t>
      </w:r>
      <w:commentRangeEnd w:id="527"/>
      <w:r w:rsidR="00825296">
        <w:rPr>
          <w:rStyle w:val="CommentReference"/>
        </w:rPr>
        <w:commentReference w:id="527"/>
      </w:r>
      <w:commentRangeEnd w:id="528"/>
      <w:r w:rsidR="00203B73">
        <w:rPr>
          <w:rStyle w:val="CommentReference"/>
        </w:rPr>
        <w:commentReference w:id="528"/>
      </w:r>
      <w:commentRangeEnd w:id="529"/>
      <w:r w:rsidR="00FB5A1F">
        <w:rPr>
          <w:rStyle w:val="CommentReference"/>
        </w:rPr>
        <w:commentReference w:id="529"/>
      </w:r>
      <w:commentRangeEnd w:id="530"/>
      <w:r w:rsidR="00216EBB">
        <w:rPr>
          <w:rStyle w:val="CommentReference"/>
        </w:rPr>
        <w:commentReference w:id="530"/>
      </w:r>
      <w:r w:rsidR="008462BC">
        <w:rPr>
          <w:rFonts w:ascii="Times New Roman" w:hAnsi="Times New Roman" w:cs="Times New Roman"/>
          <w:sz w:val="22"/>
          <w:szCs w:val="22"/>
        </w:rPr>
        <w:t xml:space="preserve">One important direction for future research will thus be to better characterize the functional consequences of each model’s computational limitations.  </w:t>
      </w:r>
      <w:r w:rsidR="002C4FFB">
        <w:rPr>
          <w:rFonts w:ascii="Times New Roman" w:hAnsi="Times New Roman" w:cs="Times New Roman"/>
          <w:sz w:val="22"/>
          <w:szCs w:val="22"/>
        </w:rPr>
        <w:t xml:space="preserve">For example, </w:t>
      </w:r>
      <w:r w:rsidR="008462BC">
        <w:rPr>
          <w:rFonts w:ascii="Times New Roman" w:hAnsi="Times New Roman" w:cs="Times New Roman"/>
          <w:sz w:val="22"/>
          <w:szCs w:val="22"/>
        </w:rPr>
        <w:t>in the SI (\@ref(sec:</w:t>
      </w:r>
      <w:r w:rsidR="008462BC" w:rsidRPr="00FF3D64">
        <w:rPr>
          <w:rFonts w:ascii="Times New Roman" w:hAnsi="Times New Roman" w:cs="Times New Roman"/>
          <w:sz w:val="22"/>
          <w:szCs w:val="22"/>
        </w:rPr>
        <w:t>consequences-of-lambda</w:t>
      </w:r>
      <w:r w:rsidR="008462BC">
        <w:rPr>
          <w:rFonts w:ascii="Times New Roman" w:hAnsi="Times New Roman" w:cs="Times New Roman"/>
          <w:sz w:val="22"/>
          <w:szCs w:val="22"/>
        </w:rPr>
        <w:t xml:space="preserve">), we show that </w:t>
      </w:r>
      <w:r w:rsidR="002C4FFB">
        <w:rPr>
          <w:rFonts w:ascii="Times New Roman" w:hAnsi="Times New Roman" w:cs="Times New Roman"/>
          <w:sz w:val="22"/>
          <w:szCs w:val="22"/>
        </w:rPr>
        <w:t>changes in decision-making can only explain additive effects of exposure on the log-odds of categorization responses (for lapse rates of 0 or 1) or effects that resemble a step-function (for all other lapse rates).</w:t>
      </w:r>
      <w:r w:rsidR="008462BC">
        <w:rPr>
          <w:rFonts w:ascii="Times New Roman" w:hAnsi="Times New Roman" w:cs="Times New Roman"/>
          <w:sz w:val="22"/>
          <w:szCs w:val="22"/>
        </w:rPr>
        <w:t xml:space="preserve"> </w:t>
      </w:r>
      <w:r w:rsidR="008462BC" w:rsidRPr="008462BC">
        <w:rPr>
          <w:rFonts w:ascii="Times New Roman" w:hAnsi="Times New Roman" w:cs="Times New Roman"/>
          <w:sz w:val="22"/>
          <w:szCs w:val="22"/>
        </w:rPr>
        <w:t xml:space="preserve">Further study of </w:t>
      </w:r>
      <w:r w:rsidR="005A59F1">
        <w:rPr>
          <w:rFonts w:ascii="Times New Roman" w:hAnsi="Times New Roman" w:cs="Times New Roman"/>
          <w:sz w:val="22"/>
          <w:szCs w:val="22"/>
        </w:rPr>
        <w:t>this</w:t>
      </w:r>
      <w:r w:rsidR="008462BC" w:rsidRPr="008462BC">
        <w:rPr>
          <w:rFonts w:ascii="Times New Roman" w:hAnsi="Times New Roman" w:cs="Times New Roman"/>
          <w:sz w:val="22"/>
          <w:szCs w:val="22"/>
        </w:rPr>
        <w:t xml:space="preserve"> </w:t>
      </w:r>
      <w:r w:rsidR="005A59F1">
        <w:rPr>
          <w:rFonts w:ascii="Times New Roman" w:hAnsi="Times New Roman" w:cs="Times New Roman"/>
          <w:sz w:val="22"/>
          <w:szCs w:val="22"/>
        </w:rPr>
        <w:t>and</w:t>
      </w:r>
      <w:r w:rsidR="008462BC" w:rsidRPr="008462BC">
        <w:rPr>
          <w:rFonts w:ascii="Times New Roman" w:hAnsi="Times New Roman" w:cs="Times New Roman"/>
          <w:sz w:val="22"/>
          <w:szCs w:val="22"/>
        </w:rPr>
        <w:t xml:space="preserve"> similar </w:t>
      </w:r>
      <w:r w:rsidR="005A59F1">
        <w:rPr>
          <w:rFonts w:ascii="Times New Roman" w:hAnsi="Times New Roman" w:cs="Times New Roman"/>
          <w:sz w:val="22"/>
          <w:szCs w:val="22"/>
        </w:rPr>
        <w:t>constraints</w:t>
      </w:r>
      <w:r w:rsidR="008462BC" w:rsidRPr="008462BC">
        <w:rPr>
          <w:rFonts w:ascii="Times New Roman" w:hAnsi="Times New Roman" w:cs="Times New Roman"/>
          <w:sz w:val="22"/>
          <w:szCs w:val="22"/>
        </w:rPr>
        <w:t xml:space="preserve"> </w:t>
      </w:r>
      <w:r w:rsidR="005A59F1">
        <w:rPr>
          <w:rFonts w:ascii="Times New Roman" w:hAnsi="Times New Roman" w:cs="Times New Roman"/>
          <w:sz w:val="22"/>
          <w:szCs w:val="22"/>
        </w:rPr>
        <w:t>will shed light on what</w:t>
      </w:r>
      <w:commentRangeStart w:id="531"/>
      <w:r w:rsidR="008462BC" w:rsidRPr="008462BC">
        <w:rPr>
          <w:rFonts w:ascii="Times New Roman" w:hAnsi="Times New Roman" w:cs="Times New Roman"/>
          <w:sz w:val="22"/>
          <w:szCs w:val="22"/>
        </w:rPr>
        <w:t xml:space="preserve"> range of adaptive behaviors each model can predict</w:t>
      </w:r>
      <w:r w:rsidR="007F148D">
        <w:rPr>
          <w:rFonts w:ascii="Times New Roman" w:hAnsi="Times New Roman" w:cs="Times New Roman"/>
          <w:sz w:val="22"/>
          <w:szCs w:val="22"/>
        </w:rPr>
        <w:t xml:space="preserve"> </w:t>
      </w:r>
      <w:r w:rsidR="002C4FFB">
        <w:rPr>
          <w:rFonts w:ascii="Times New Roman" w:hAnsi="Times New Roman" w:cs="Times New Roman"/>
          <w:sz w:val="22"/>
          <w:szCs w:val="22"/>
        </w:rPr>
        <w:t>[</w:t>
      </w:r>
      <w:r w:rsidR="007F148D">
        <w:rPr>
          <w:rFonts w:ascii="Times New Roman" w:hAnsi="Times New Roman" w:cs="Times New Roman"/>
          <w:sz w:val="22"/>
          <w:szCs w:val="22"/>
        </w:rPr>
        <w:t>for discussion</w:t>
      </w:r>
      <w:r w:rsidR="00FB5A1F">
        <w:rPr>
          <w:rFonts w:ascii="Times New Roman" w:hAnsi="Times New Roman" w:cs="Times New Roman"/>
          <w:sz w:val="22"/>
          <w:szCs w:val="22"/>
        </w:rPr>
        <w:t>s</w:t>
      </w:r>
      <w:r w:rsidR="007F148D">
        <w:rPr>
          <w:rFonts w:ascii="Times New Roman" w:hAnsi="Times New Roman" w:cs="Times New Roman"/>
          <w:sz w:val="22"/>
          <w:szCs w:val="22"/>
        </w:rPr>
        <w:t xml:space="preserve"> of global, qualitative model </w:t>
      </w:r>
      <w:r w:rsidR="00FB5A1F">
        <w:rPr>
          <w:rFonts w:ascii="Times New Roman" w:hAnsi="Times New Roman" w:cs="Times New Roman"/>
          <w:sz w:val="22"/>
          <w:szCs w:val="22"/>
        </w:rPr>
        <w:t>comparisons, see</w:t>
      </w:r>
      <w:r w:rsidR="007F148D">
        <w:rPr>
          <w:rFonts w:ascii="Times New Roman" w:hAnsi="Times New Roman" w:cs="Times New Roman"/>
          <w:sz w:val="22"/>
          <w:szCs w:val="22"/>
        </w:rPr>
        <w:t xml:space="preserve"> </w:t>
      </w:r>
      <w:r w:rsidR="002C4FFB">
        <w:rPr>
          <w:rFonts w:ascii="Times New Roman" w:hAnsi="Times New Roman" w:cs="Times New Roman"/>
          <w:sz w:val="22"/>
          <w:szCs w:val="22"/>
        </w:rPr>
        <w:t>@pitt2006</w:t>
      </w:r>
      <w:r w:rsidR="008462BC">
        <w:rPr>
          <w:rFonts w:ascii="Times New Roman" w:hAnsi="Times New Roman" w:cs="Times New Roman"/>
          <w:sz w:val="22"/>
          <w:szCs w:val="22"/>
        </w:rPr>
        <w:t xml:space="preserve">; </w:t>
      </w:r>
      <w:r w:rsidR="00FB5A1F">
        <w:rPr>
          <w:rFonts w:ascii="Times New Roman" w:hAnsi="Times New Roman" w:cs="Times New Roman"/>
          <w:sz w:val="22"/>
          <w:szCs w:val="22"/>
        </w:rPr>
        <w:t>and</w:t>
      </w:r>
      <w:r w:rsidR="008462BC">
        <w:rPr>
          <w:rFonts w:ascii="Times New Roman" w:hAnsi="Times New Roman" w:cs="Times New Roman"/>
          <w:sz w:val="22"/>
          <w:szCs w:val="22"/>
        </w:rPr>
        <w:t xml:space="preserve"> @apfelbaum-mcmurray201</w:t>
      </w:r>
      <w:r w:rsidR="005A59F1">
        <w:rPr>
          <w:rFonts w:ascii="Times New Roman" w:hAnsi="Times New Roman" w:cs="Times New Roman"/>
          <w:sz w:val="22"/>
          <w:szCs w:val="22"/>
        </w:rPr>
        <w:t>5</w:t>
      </w:r>
      <w:r w:rsidR="002C4FFB">
        <w:rPr>
          <w:rFonts w:ascii="Times New Roman" w:hAnsi="Times New Roman" w:cs="Times New Roman"/>
          <w:sz w:val="22"/>
          <w:szCs w:val="22"/>
        </w:rPr>
        <w:t>].</w:t>
      </w:r>
      <w:r w:rsidR="000E1CEC">
        <w:rPr>
          <w:rFonts w:ascii="Times New Roman" w:hAnsi="Times New Roman" w:cs="Times New Roman"/>
          <w:sz w:val="22"/>
          <w:szCs w:val="22"/>
        </w:rPr>
        <w:t xml:space="preserve"> </w:t>
      </w:r>
      <w:commentRangeEnd w:id="531"/>
      <w:r w:rsidR="00400876">
        <w:rPr>
          <w:rStyle w:val="CommentReference"/>
        </w:rPr>
        <w:commentReference w:id="531"/>
      </w:r>
      <w:r w:rsidR="000E1CEC">
        <w:rPr>
          <w:rFonts w:ascii="Times New Roman" w:hAnsi="Times New Roman" w:cs="Times New Roman"/>
          <w:sz w:val="22"/>
          <w:szCs w:val="22"/>
        </w:rPr>
        <w:t xml:space="preserve">Another related approach is to derive predictions and </w:t>
      </w:r>
      <w:r w:rsidRPr="00D61D5F">
        <w:rPr>
          <w:rFonts w:ascii="Times New Roman" w:hAnsi="Times New Roman" w:cs="Times New Roman"/>
          <w:sz w:val="22"/>
          <w:szCs w:val="22"/>
        </w:rPr>
        <w:t>calculate statistical power while marginalizing (</w:t>
      </w:r>
      <w:r w:rsidR="00227C7A">
        <w:rPr>
          <w:rFonts w:ascii="Times New Roman" w:hAnsi="Times New Roman" w:cs="Times New Roman"/>
          <w:sz w:val="22"/>
          <w:szCs w:val="22"/>
        </w:rPr>
        <w:t xml:space="preserve">i.e., </w:t>
      </w:r>
      <w:r w:rsidRPr="00D61D5F">
        <w:rPr>
          <w:rFonts w:ascii="Times New Roman" w:hAnsi="Times New Roman" w:cs="Times New Roman"/>
          <w:sz w:val="22"/>
          <w:szCs w:val="22"/>
        </w:rPr>
        <w:t xml:space="preserve">averaging) over a plausible </w:t>
      </w:r>
      <w:r w:rsidR="00D51495">
        <w:rPr>
          <w:rFonts w:ascii="Times New Roman" w:hAnsi="Times New Roman" w:cs="Times New Roman"/>
          <w:sz w:val="22"/>
          <w:szCs w:val="22"/>
        </w:rPr>
        <w:t>_</w:t>
      </w:r>
      <w:r w:rsidRPr="00787F67">
        <w:rPr>
          <w:rFonts w:ascii="Times New Roman" w:hAnsi="Times New Roman" w:cs="Times New Roman"/>
          <w:sz w:val="22"/>
          <w:szCs w:val="22"/>
        </w:rPr>
        <w:t>distribution</w:t>
      </w:r>
      <w:r w:rsidR="00D51495">
        <w:rPr>
          <w:rFonts w:ascii="Times New Roman" w:hAnsi="Times New Roman" w:cs="Times New Roman"/>
          <w:sz w:val="22"/>
          <w:szCs w:val="22"/>
        </w:rPr>
        <w:t>_</w:t>
      </w:r>
      <w:r w:rsidRPr="00D61D5F">
        <w:rPr>
          <w:rFonts w:ascii="Times New Roman" w:hAnsi="Times New Roman" w:cs="Times New Roman"/>
          <w:sz w:val="22"/>
          <w:szCs w:val="22"/>
        </w:rPr>
        <w:t xml:space="preserve"> of ASP parameters for the models they wish to contrast. In Bayesian terminology, this is achieved by defining </w:t>
      </w:r>
      <w:r w:rsidR="00227C7A">
        <w:rPr>
          <w:rFonts w:ascii="Times New Roman" w:hAnsi="Times New Roman" w:cs="Times New Roman"/>
          <w:sz w:val="22"/>
          <w:szCs w:val="22"/>
        </w:rPr>
        <w:t>“</w:t>
      </w:r>
      <w:r w:rsidRPr="00D61D5F">
        <w:rPr>
          <w:rFonts w:ascii="Times New Roman" w:hAnsi="Times New Roman" w:cs="Times New Roman"/>
          <w:sz w:val="22"/>
          <w:szCs w:val="22"/>
        </w:rPr>
        <w:t>priors</w:t>
      </w:r>
      <w:r w:rsidR="00227C7A">
        <w:rPr>
          <w:rFonts w:ascii="Times New Roman" w:hAnsi="Times New Roman" w:cs="Times New Roman"/>
          <w:sz w:val="22"/>
          <w:szCs w:val="22"/>
        </w:rPr>
        <w:t>”</w:t>
      </w:r>
      <w:r w:rsidRPr="00D61D5F">
        <w:rPr>
          <w:rFonts w:ascii="Times New Roman" w:hAnsi="Times New Roman" w:cs="Times New Roman"/>
          <w:sz w:val="22"/>
          <w:szCs w:val="22"/>
        </w:rPr>
        <w:t xml:space="preserve"> over the ASP parameters. Initially, when relatively little is known about the relevant distribution of parameters, very weak priors are recommended that will consider a wide range of parameters as probable. As additional studies become available, this will further inform the range of plausible priors. Even now though, the plausible range of parameters is constrained by the fact </w:t>
      </w:r>
      <w:r w:rsidR="00D51495">
        <w:rPr>
          <w:rFonts w:ascii="Times New Roman" w:hAnsi="Times New Roman" w:cs="Times New Roman"/>
          <w:sz w:val="22"/>
          <w:szCs w:val="22"/>
        </w:rPr>
        <w:t>_</w:t>
      </w:r>
      <w:r w:rsidRPr="00787F67">
        <w:rPr>
          <w:rFonts w:ascii="Times New Roman" w:hAnsi="Times New Roman" w:cs="Times New Roman"/>
          <w:sz w:val="22"/>
          <w:szCs w:val="22"/>
        </w:rPr>
        <w:t>that</w:t>
      </w:r>
      <w:r w:rsidR="00D51495">
        <w:rPr>
          <w:rFonts w:ascii="Times New Roman" w:hAnsi="Times New Roman" w:cs="Times New Roman"/>
          <w:sz w:val="22"/>
          <w:szCs w:val="22"/>
        </w:rPr>
        <w:t>_</w:t>
      </w:r>
      <w:r w:rsidRPr="00D61D5F">
        <w:rPr>
          <w:rFonts w:ascii="Times New Roman" w:hAnsi="Times New Roman" w:cs="Times New Roman"/>
          <w:sz w:val="22"/>
          <w:szCs w:val="22"/>
        </w:rPr>
        <w:t xml:space="preserve"> listeners can adapt within a certain number of observations. This constrains the joint distribution of ASP parameters since any plausible parameterization needs to give at least one of the change models sufficient flexibility.</w:t>
      </w:r>
    </w:p>
    <w:p w14:paraId="35AF1DAD" w14:textId="2B6E0AEF" w:rsidR="00ED7557" w:rsidRDefault="00000000">
      <w:pPr>
        <w:pStyle w:val="BodyText"/>
        <w:rPr>
          <w:rFonts w:ascii="Times New Roman" w:hAnsi="Times New Roman" w:cs="Times New Roman"/>
          <w:sz w:val="22"/>
          <w:szCs w:val="22"/>
        </w:rPr>
      </w:pPr>
      <w:r w:rsidRPr="00D61D5F">
        <w:rPr>
          <w:rFonts w:ascii="Times New Roman" w:hAnsi="Times New Roman" w:cs="Times New Roman"/>
          <w:sz w:val="22"/>
          <w:szCs w:val="22"/>
        </w:rPr>
        <w:t>If researchers further w</w:t>
      </w:r>
      <w:r w:rsidR="00227C7A">
        <w:rPr>
          <w:rFonts w:ascii="Times New Roman" w:hAnsi="Times New Roman" w:cs="Times New Roman"/>
          <w:sz w:val="22"/>
          <w:szCs w:val="22"/>
        </w:rPr>
        <w:t>ish</w:t>
      </w:r>
      <w:r w:rsidRPr="00D61D5F">
        <w:rPr>
          <w:rFonts w:ascii="Times New Roman" w:hAnsi="Times New Roman" w:cs="Times New Roman"/>
          <w:sz w:val="22"/>
          <w:szCs w:val="22"/>
        </w:rPr>
        <w:t xml:space="preserve"> to know which exposure or test stimuli would increase the predicted difference between hypotheses, that further require</w:t>
      </w:r>
      <w:r w:rsidR="001117C1">
        <w:rPr>
          <w:rFonts w:ascii="Times New Roman" w:hAnsi="Times New Roman" w:cs="Times New Roman"/>
          <w:sz w:val="22"/>
          <w:szCs w:val="22"/>
        </w:rPr>
        <w:t>s</w:t>
      </w:r>
      <w:r w:rsidRPr="00D61D5F">
        <w:rPr>
          <w:rFonts w:ascii="Times New Roman" w:hAnsi="Times New Roman" w:cs="Times New Roman"/>
          <w:sz w:val="22"/>
          <w:szCs w:val="22"/>
        </w:rPr>
        <w:t xml:space="preserve"> comparison of different stimulus selections. Comparable approaches exist for simpler computational problems, and have been used extensively in psychometric research </w:t>
      </w:r>
      <w:r w:rsidR="00E84903">
        <w:rPr>
          <w:rFonts w:ascii="Times New Roman" w:hAnsi="Times New Roman" w:cs="Times New Roman"/>
          <w:sz w:val="22"/>
          <w:szCs w:val="22"/>
        </w:rPr>
        <w:t>[</w:t>
      </w:r>
      <w:r w:rsidRPr="00D61D5F">
        <w:rPr>
          <w:rFonts w:ascii="Times New Roman" w:hAnsi="Times New Roman" w:cs="Times New Roman"/>
          <w:sz w:val="22"/>
          <w:szCs w:val="22"/>
        </w:rPr>
        <w:t xml:space="preserve">incl. online stimulus selection </w:t>
      </w:r>
      <w:r w:rsidRPr="00D61D5F">
        <w:rPr>
          <w:rFonts w:ascii="Times New Roman" w:hAnsi="Times New Roman" w:cs="Times New Roman"/>
          <w:i/>
          <w:iCs/>
          <w:sz w:val="22"/>
          <w:szCs w:val="22"/>
        </w:rPr>
        <w:t>during</w:t>
      </w:r>
      <w:r w:rsidRPr="00D61D5F">
        <w:rPr>
          <w:rFonts w:ascii="Times New Roman" w:hAnsi="Times New Roman" w:cs="Times New Roman"/>
          <w:sz w:val="22"/>
          <w:szCs w:val="22"/>
        </w:rPr>
        <w:t xml:space="preserve"> the experiment, depending on subject-specific performance, e.g., </w:t>
      </w:r>
      <w:r w:rsidR="00E84903" w:rsidRPr="00E84903">
        <w:rPr>
          <w:rFonts w:ascii="Times New Roman" w:hAnsi="Times New Roman" w:cs="Times New Roman"/>
          <w:sz w:val="22"/>
          <w:szCs w:val="22"/>
        </w:rPr>
        <w:t>@vul2011; @prins2013; @wichmann-hill2001].</w:t>
      </w:r>
      <w:r w:rsidR="005A325D">
        <w:rPr>
          <w:rFonts w:ascii="Times New Roman" w:hAnsi="Times New Roman" w:cs="Times New Roman"/>
          <w:sz w:val="22"/>
          <w:szCs w:val="22"/>
        </w:rPr>
        <w:t xml:space="preserve"> We believe this is an area of research that holds substantial potential.</w:t>
      </w:r>
    </w:p>
    <w:p w14:paraId="58A81C00" w14:textId="2C4D45B6" w:rsidR="00ED7557" w:rsidRDefault="008D78E7">
      <w:pPr>
        <w:pStyle w:val="Heading3"/>
        <w:rPr>
          <w:rFonts w:ascii="Times New Roman" w:hAnsi="Times New Roman" w:cs="Times New Roman"/>
          <w:sz w:val="22"/>
          <w:szCs w:val="22"/>
        </w:rPr>
      </w:pPr>
      <w:bookmarkStart w:id="532" w:name="X05c9f356626b3272a9352a14a4c36c9e49903e6"/>
      <w:bookmarkEnd w:id="526"/>
      <w:r>
        <w:rPr>
          <w:rFonts w:ascii="Times New Roman" w:hAnsi="Times New Roman" w:cs="Times New Roman"/>
          <w:sz w:val="22"/>
          <w:szCs w:val="22"/>
        </w:rPr>
        <w:t xml:space="preserve">### </w:t>
      </w:r>
      <w:r w:rsidRPr="00D61D5F">
        <w:rPr>
          <w:rFonts w:ascii="Times New Roman" w:hAnsi="Times New Roman" w:cs="Times New Roman"/>
          <w:sz w:val="22"/>
          <w:szCs w:val="22"/>
        </w:rPr>
        <w:t xml:space="preserve">Recommendation 6: </w:t>
      </w:r>
      <w:r w:rsidR="002C4FFB">
        <w:rPr>
          <w:rFonts w:ascii="Times New Roman" w:hAnsi="Times New Roman" w:cs="Times New Roman"/>
          <w:sz w:val="22"/>
          <w:szCs w:val="22"/>
        </w:rPr>
        <w:t>I</w:t>
      </w:r>
      <w:r w:rsidRPr="00D61D5F">
        <w:rPr>
          <w:rFonts w:ascii="Times New Roman" w:hAnsi="Times New Roman" w:cs="Times New Roman"/>
          <w:sz w:val="22"/>
          <w:szCs w:val="22"/>
        </w:rPr>
        <w:t>ntegration with neural models</w:t>
      </w:r>
      <w:r w:rsidR="007A41F2">
        <w:rPr>
          <w:rFonts w:ascii="Times New Roman" w:hAnsi="Times New Roman" w:cs="Times New Roman"/>
          <w:sz w:val="22"/>
          <w:szCs w:val="22"/>
        </w:rPr>
        <w:t xml:space="preserve"> of speech perception</w:t>
      </w:r>
    </w:p>
    <w:p w14:paraId="071E7270" w14:textId="482E6D3D" w:rsidR="000C4BD9" w:rsidRPr="00D027C1" w:rsidRDefault="003D1D8B" w:rsidP="0018132A">
      <w:pPr>
        <w:pStyle w:val="FirstParagraph"/>
        <w:rPr>
          <w:rFonts w:ascii="Times New Roman" w:hAnsi="Times New Roman" w:cs="Times New Roman"/>
          <w:sz w:val="22"/>
          <w:szCs w:val="22"/>
        </w:rPr>
      </w:pPr>
      <w:r>
        <w:rPr>
          <w:rFonts w:ascii="Times New Roman" w:hAnsi="Times New Roman" w:cs="Times New Roman"/>
          <w:sz w:val="22"/>
          <w:szCs w:val="22"/>
        </w:rPr>
        <w:t xml:space="preserve">ASP as we put forward here </w:t>
      </w:r>
      <w:r w:rsidR="002C4FFB">
        <w:rPr>
          <w:rFonts w:ascii="Times New Roman" w:hAnsi="Times New Roman" w:cs="Times New Roman"/>
          <w:sz w:val="22"/>
          <w:szCs w:val="22"/>
        </w:rPr>
        <w:t xml:space="preserve">is a model that makes behavioral predictions. </w:t>
      </w:r>
      <w:r w:rsidR="00E61CAB">
        <w:rPr>
          <w:rFonts w:ascii="Times New Roman" w:hAnsi="Times New Roman" w:cs="Times New Roman"/>
          <w:sz w:val="22"/>
          <w:szCs w:val="22"/>
        </w:rPr>
        <w:t xml:space="preserve">Formal models that describe how computational demands of adaptive speech are met by brain activity remain lacking [see @guediche2014 for a review]. </w:t>
      </w:r>
      <w:r w:rsidR="0018132A">
        <w:rPr>
          <w:rFonts w:ascii="Times New Roman" w:hAnsi="Times New Roman" w:cs="Times New Roman"/>
          <w:sz w:val="22"/>
          <w:szCs w:val="22"/>
        </w:rPr>
        <w:t xml:space="preserve">In the introduction, we outlined that </w:t>
      </w:r>
      <w:r w:rsidR="00E61CAB">
        <w:rPr>
          <w:rFonts w:ascii="Times New Roman" w:hAnsi="Times New Roman" w:cs="Times New Roman"/>
          <w:sz w:val="22"/>
          <w:szCs w:val="22"/>
        </w:rPr>
        <w:t>models like ASP</w:t>
      </w:r>
      <w:r w:rsidR="0018132A">
        <w:rPr>
          <w:rFonts w:ascii="Times New Roman" w:hAnsi="Times New Roman" w:cs="Times New Roman"/>
          <w:sz w:val="22"/>
          <w:szCs w:val="22"/>
        </w:rPr>
        <w:t xml:space="preserve"> can support neuroimaging research by making more concrete (and thus more testable) the types of computations that are hypothesized to take place in different brain regions or networks. At the same time, future neuroimaging research can further constrain the hypothesis space, and inform frameworks like ASP. Our final recommendation is to further integrate ASP with</w:t>
      </w:r>
      <w:commentRangeStart w:id="533"/>
      <w:commentRangeStart w:id="534"/>
      <w:r w:rsidR="0018132A">
        <w:rPr>
          <w:rFonts w:ascii="Times New Roman" w:hAnsi="Times New Roman" w:cs="Times New Roman"/>
          <w:sz w:val="22"/>
          <w:szCs w:val="22"/>
        </w:rPr>
        <w:t xml:space="preserve"> neural models of speech perception. </w:t>
      </w:r>
      <w:commentRangeEnd w:id="533"/>
      <w:r w:rsidR="0018132A">
        <w:rPr>
          <w:rStyle w:val="CommentReference"/>
        </w:rPr>
        <w:commentReference w:id="533"/>
      </w:r>
      <w:commentRangeEnd w:id="534"/>
      <w:r w:rsidR="001117C1">
        <w:rPr>
          <w:rStyle w:val="CommentReference"/>
        </w:rPr>
        <w:commentReference w:id="534"/>
      </w:r>
    </w:p>
    <w:p w14:paraId="32883759" w14:textId="3A181A49" w:rsidR="000C4BD9" w:rsidRPr="00D027C1" w:rsidRDefault="00217953" w:rsidP="000C4BD9">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As in behavioral studies</w:t>
      </w:r>
      <w:r w:rsidRPr="00D027C1">
        <w:rPr>
          <w:rFonts w:ascii="Times New Roman" w:hAnsi="Times New Roman" w:cs="Times New Roman"/>
          <w:sz w:val="22"/>
          <w:szCs w:val="22"/>
        </w:rPr>
        <w:t xml:space="preserve">, existing neuroimaging results </w:t>
      </w:r>
      <w:r>
        <w:rPr>
          <w:rFonts w:ascii="Times New Roman" w:hAnsi="Times New Roman" w:cs="Times New Roman"/>
          <w:sz w:val="22"/>
          <w:szCs w:val="22"/>
        </w:rPr>
        <w:t>so far have not</w:t>
      </w:r>
      <w:r w:rsidRPr="00D027C1">
        <w:rPr>
          <w:rFonts w:ascii="Times New Roman" w:hAnsi="Times New Roman" w:cs="Times New Roman"/>
          <w:sz w:val="22"/>
          <w:szCs w:val="22"/>
        </w:rPr>
        <w:t xml:space="preserve"> always single</w:t>
      </w:r>
      <w:r>
        <w:rPr>
          <w:rFonts w:ascii="Times New Roman" w:hAnsi="Times New Roman" w:cs="Times New Roman"/>
          <w:sz w:val="22"/>
          <w:szCs w:val="22"/>
        </w:rPr>
        <w:t>d</w:t>
      </w:r>
      <w:r w:rsidRPr="00D027C1">
        <w:rPr>
          <w:rFonts w:ascii="Times New Roman" w:hAnsi="Times New Roman" w:cs="Times New Roman"/>
          <w:sz w:val="22"/>
          <w:szCs w:val="22"/>
        </w:rPr>
        <w:t xml:space="preserve"> out neural networks </w:t>
      </w:r>
      <w:r>
        <w:rPr>
          <w:rFonts w:ascii="Times New Roman" w:hAnsi="Times New Roman" w:cs="Times New Roman"/>
          <w:sz w:val="22"/>
          <w:szCs w:val="22"/>
        </w:rPr>
        <w:t>underlying</w:t>
      </w:r>
      <w:r w:rsidRPr="00D027C1">
        <w:rPr>
          <w:rFonts w:ascii="Times New Roman" w:hAnsi="Times New Roman" w:cs="Times New Roman"/>
          <w:sz w:val="22"/>
          <w:szCs w:val="22"/>
        </w:rPr>
        <w:t xml:space="preserve"> behavioral changes in response to recent exposure. </w:t>
      </w:r>
      <w:r w:rsidR="00186701">
        <w:rPr>
          <w:rFonts w:ascii="Times New Roman" w:hAnsi="Times New Roman" w:cs="Times New Roman"/>
          <w:sz w:val="22"/>
          <w:szCs w:val="22"/>
        </w:rPr>
        <w:t>Adaptive</w:t>
      </w:r>
      <w:r w:rsidR="000C4BD9" w:rsidRPr="00D027C1">
        <w:rPr>
          <w:rFonts w:ascii="Times New Roman" w:hAnsi="Times New Roman" w:cs="Times New Roman"/>
          <w:sz w:val="22"/>
          <w:szCs w:val="22"/>
        </w:rPr>
        <w:t xml:space="preserve"> changes in speech perception </w:t>
      </w:r>
      <w:r w:rsidR="00186701">
        <w:rPr>
          <w:rFonts w:ascii="Times New Roman" w:hAnsi="Times New Roman" w:cs="Times New Roman"/>
          <w:sz w:val="22"/>
          <w:szCs w:val="22"/>
        </w:rPr>
        <w:t>ha</w:t>
      </w:r>
      <w:r w:rsidR="00E00D84">
        <w:rPr>
          <w:rFonts w:ascii="Times New Roman" w:hAnsi="Times New Roman" w:cs="Times New Roman"/>
          <w:sz w:val="22"/>
          <w:szCs w:val="22"/>
        </w:rPr>
        <w:t>ve</w:t>
      </w:r>
      <w:r w:rsidR="00186701">
        <w:rPr>
          <w:rFonts w:ascii="Times New Roman" w:hAnsi="Times New Roman" w:cs="Times New Roman"/>
          <w:sz w:val="22"/>
          <w:szCs w:val="22"/>
        </w:rPr>
        <w:t xml:space="preserve"> been found to </w:t>
      </w:r>
      <w:r w:rsidR="000C4BD9" w:rsidRPr="00D027C1">
        <w:rPr>
          <w:rFonts w:ascii="Times New Roman" w:hAnsi="Times New Roman" w:cs="Times New Roman"/>
          <w:sz w:val="22"/>
          <w:szCs w:val="22"/>
        </w:rPr>
        <w:t xml:space="preserve">involve </w:t>
      </w:r>
      <w:r w:rsidR="001117C1" w:rsidRPr="00D027C1">
        <w:rPr>
          <w:rFonts w:ascii="Times New Roman" w:hAnsi="Times New Roman" w:cs="Times New Roman"/>
          <w:sz w:val="22"/>
          <w:szCs w:val="22"/>
        </w:rPr>
        <w:t>several</w:t>
      </w:r>
      <w:r w:rsidR="000C4BD9" w:rsidRPr="00D027C1">
        <w:rPr>
          <w:rFonts w:ascii="Times New Roman" w:hAnsi="Times New Roman" w:cs="Times New Roman"/>
          <w:sz w:val="22"/>
          <w:szCs w:val="22"/>
        </w:rPr>
        <w:t xml:space="preserve"> different brain regions</w:t>
      </w:r>
      <w:r w:rsidR="00186701">
        <w:rPr>
          <w:rFonts w:ascii="Times New Roman" w:hAnsi="Times New Roman" w:cs="Times New Roman"/>
          <w:sz w:val="22"/>
          <w:szCs w:val="22"/>
        </w:rPr>
        <w:t xml:space="preserve">. These include </w:t>
      </w:r>
      <w:r w:rsidR="008D7493">
        <w:rPr>
          <w:rFonts w:ascii="Times New Roman" w:hAnsi="Times New Roman" w:cs="Times New Roman"/>
          <w:sz w:val="22"/>
          <w:szCs w:val="22"/>
        </w:rPr>
        <w:t xml:space="preserve">cerebellum [@guediche2015], </w:t>
      </w:r>
      <w:r w:rsidR="000C4BD9" w:rsidRPr="00D027C1">
        <w:rPr>
          <w:rFonts w:ascii="Times New Roman" w:hAnsi="Times New Roman" w:cs="Times New Roman"/>
          <w:sz w:val="22"/>
          <w:szCs w:val="22"/>
        </w:rPr>
        <w:lastRenderedPageBreak/>
        <w:t>early auditory regions [anterior planum temporale, @kilianhutten2011; @bonte2017] and regions responsible for representing phonemes and syllables [e.g., posterior superior temporal gyri/superior temporal sulcus, @bonte2017; @myers-mesite2014; @ullas2020], as well as regions for talker recognition [right temporal regions, @luthra2020a]. The left parietal lobe and the insula, which are implicated in perceptual decision-making [e.g., @dacremont2013; @keuken2014], have also been shown to exhibit distinct activation for different exposure conditions.</w:t>
      </w:r>
      <w:r w:rsidR="00E00D84">
        <w:rPr>
          <w:rFonts w:ascii="Times New Roman" w:hAnsi="Times New Roman" w:cs="Times New Roman"/>
          <w:sz w:val="22"/>
          <w:szCs w:val="22"/>
        </w:rPr>
        <w:t xml:space="preserve"> </w:t>
      </w:r>
    </w:p>
    <w:p w14:paraId="30345300" w14:textId="0C4FE7EC" w:rsidR="00C91ECB" w:rsidRDefault="00A70E22" w:rsidP="000C4BD9">
      <w:pPr>
        <w:adjustRightInd w:val="0"/>
        <w:rPr>
          <w:rFonts w:ascii="Times New Roman" w:hAnsi="Times New Roman" w:cs="Times New Roman"/>
          <w:sz w:val="22"/>
          <w:szCs w:val="22"/>
        </w:rPr>
      </w:pPr>
      <w:r w:rsidRPr="00DB52FA">
        <w:rPr>
          <w:rFonts w:ascii="Times New Roman" w:hAnsi="Times New Roman" w:cs="Times New Roman"/>
          <w:sz w:val="22"/>
          <w:szCs w:val="22"/>
        </w:rPr>
        <w:t xml:space="preserve">While certain brain regions and/or networks have been identified to respond differently to different exposure conditions (e.g., familiar vs. unfamiliar talker accents), these regions often play multiple roles in cognitive processing. The exact interpretation of the findings still depends on the researchers’ hypothesis of the underlying mechanism. </w:t>
      </w:r>
      <w:r w:rsidR="000C4BD9" w:rsidRPr="00D027C1">
        <w:rPr>
          <w:rFonts w:ascii="Times New Roman" w:hAnsi="Times New Roman" w:cs="Times New Roman"/>
          <w:sz w:val="22"/>
          <w:szCs w:val="22"/>
        </w:rPr>
        <w:t xml:space="preserve">For instance, the activation of left parietal lobe might reflect its general role in perceptual decision-making [e.g., @dacremont2013; @keuken2014], or it could be due to a more specific role in phonological processing [e.g., processing abstract category information, @guediche2014]. </w:t>
      </w:r>
      <w:r>
        <w:rPr>
          <w:rFonts w:ascii="Times New Roman" w:hAnsi="Times New Roman" w:cs="Times New Roman"/>
          <w:sz w:val="22"/>
          <w:szCs w:val="22"/>
        </w:rPr>
        <w:t>Similarly</w:t>
      </w:r>
      <w:r w:rsidRPr="00DB52FA">
        <w:rPr>
          <w:rFonts w:ascii="Times New Roman" w:hAnsi="Times New Roman" w:cs="Times New Roman"/>
          <w:sz w:val="22"/>
          <w:szCs w:val="22"/>
        </w:rPr>
        <w:t xml:space="preserve">, changes in inferior frontal gyri activation in response to accented speech has been interpreted as reflecting greater computational </w:t>
      </w:r>
      <w:r w:rsidRPr="00A84A4D">
        <w:rPr>
          <w:rFonts w:ascii="Times New Roman" w:hAnsi="Times New Roman" w:cs="Times New Roman"/>
          <w:sz w:val="22"/>
          <w:szCs w:val="22"/>
        </w:rPr>
        <w:t xml:space="preserve">demand </w:t>
      </w:r>
      <w:r w:rsidR="00A84A4D" w:rsidRPr="00A84A4D">
        <w:rPr>
          <w:rFonts w:ascii="Times New Roman" w:hAnsi="Times New Roman" w:cs="Times New Roman"/>
          <w:sz w:val="22"/>
          <w:szCs w:val="22"/>
        </w:rPr>
        <w:t>[@</w:t>
      </w:r>
      <w:r w:rsidR="00A84A4D" w:rsidRPr="002369E1">
        <w:rPr>
          <w:rFonts w:ascii="Times New Roman" w:hAnsi="Times New Roman" w:cs="Times New Roman"/>
          <w:color w:val="000000"/>
          <w:sz w:val="22"/>
          <w:szCs w:val="22"/>
        </w:rPr>
        <w:t>yi2014neural</w:t>
      </w:r>
      <w:r w:rsidR="00A84A4D" w:rsidRPr="00A84A4D">
        <w:rPr>
          <w:rFonts w:ascii="Times New Roman" w:hAnsi="Times New Roman" w:cs="Times New Roman"/>
          <w:sz w:val="22"/>
          <w:szCs w:val="22"/>
        </w:rPr>
        <w:t xml:space="preserve">] </w:t>
      </w:r>
      <w:r w:rsidRPr="00A84A4D">
        <w:rPr>
          <w:rFonts w:ascii="Times New Roman" w:hAnsi="Times New Roman" w:cs="Times New Roman"/>
          <w:sz w:val="22"/>
          <w:szCs w:val="22"/>
        </w:rPr>
        <w:t>or decision</w:t>
      </w:r>
      <w:r w:rsidRPr="00DB52FA">
        <w:rPr>
          <w:rFonts w:ascii="Times New Roman" w:hAnsi="Times New Roman" w:cs="Times New Roman"/>
          <w:sz w:val="22"/>
          <w:szCs w:val="22"/>
        </w:rPr>
        <w:t xml:space="preserve">-related phonetic categorization of ambiguous </w:t>
      </w:r>
      <w:r w:rsidRPr="00A84A4D">
        <w:rPr>
          <w:rFonts w:ascii="Times New Roman" w:hAnsi="Times New Roman" w:cs="Times New Roman"/>
          <w:sz w:val="22"/>
          <w:szCs w:val="22"/>
        </w:rPr>
        <w:t xml:space="preserve">stimuli </w:t>
      </w:r>
      <w:r w:rsidR="00A84A4D" w:rsidRPr="00A84A4D">
        <w:rPr>
          <w:rFonts w:ascii="Times New Roman" w:hAnsi="Times New Roman" w:cs="Times New Roman"/>
          <w:sz w:val="22"/>
          <w:szCs w:val="22"/>
        </w:rPr>
        <w:t>[@</w:t>
      </w:r>
      <w:r w:rsidR="00A84A4D" w:rsidRPr="002369E1">
        <w:rPr>
          <w:rFonts w:ascii="Times New Roman" w:hAnsi="Times New Roman" w:cs="Times New Roman"/>
          <w:color w:val="000000"/>
          <w:sz w:val="22"/>
          <w:szCs w:val="22"/>
        </w:rPr>
        <w:t>myers-mesite2014</w:t>
      </w:r>
      <w:r w:rsidR="00A84A4D" w:rsidRPr="00A84A4D">
        <w:rPr>
          <w:rFonts w:ascii="Times New Roman" w:hAnsi="Times New Roman" w:cs="Times New Roman"/>
          <w:sz w:val="22"/>
          <w:szCs w:val="22"/>
        </w:rPr>
        <w:t>]</w:t>
      </w:r>
      <w:r w:rsidRPr="00A84A4D">
        <w:rPr>
          <w:rFonts w:ascii="Times New Roman" w:hAnsi="Times New Roman" w:cs="Times New Roman"/>
          <w:sz w:val="22"/>
          <w:szCs w:val="22"/>
        </w:rPr>
        <w:t xml:space="preserve">. </w:t>
      </w:r>
      <w:r w:rsidR="00C91ECB" w:rsidRPr="00A84A4D">
        <w:rPr>
          <w:rFonts w:ascii="Times New Roman" w:hAnsi="Times New Roman" w:cs="Times New Roman"/>
          <w:sz w:val="22"/>
          <w:szCs w:val="22"/>
        </w:rPr>
        <w:t>This ambiguity</w:t>
      </w:r>
      <w:r w:rsidR="00C91ECB">
        <w:rPr>
          <w:rFonts w:ascii="Times New Roman" w:hAnsi="Times New Roman" w:cs="Times New Roman"/>
          <w:sz w:val="22"/>
          <w:szCs w:val="22"/>
        </w:rPr>
        <w:t xml:space="preserve"> </w:t>
      </w:r>
      <w:r w:rsidR="00847223">
        <w:rPr>
          <w:rFonts w:ascii="Times New Roman" w:hAnsi="Times New Roman" w:cs="Times New Roman"/>
          <w:sz w:val="22"/>
          <w:szCs w:val="22"/>
        </w:rPr>
        <w:t>is compounded by</w:t>
      </w:r>
      <w:r w:rsidR="00C91ECB">
        <w:rPr>
          <w:rFonts w:ascii="Times New Roman" w:hAnsi="Times New Roman" w:cs="Times New Roman"/>
          <w:sz w:val="22"/>
          <w:szCs w:val="22"/>
        </w:rPr>
        <w:t xml:space="preserve"> </w:t>
      </w:r>
      <w:r w:rsidR="004C4CBB">
        <w:rPr>
          <w:rFonts w:ascii="Times New Roman" w:hAnsi="Times New Roman" w:cs="Times New Roman"/>
          <w:sz w:val="22"/>
          <w:szCs w:val="22"/>
        </w:rPr>
        <w:t xml:space="preserve">univariate </w:t>
      </w:r>
      <w:r w:rsidR="00C91ECB">
        <w:rPr>
          <w:rFonts w:ascii="Times New Roman" w:hAnsi="Times New Roman" w:cs="Times New Roman"/>
          <w:sz w:val="22"/>
          <w:szCs w:val="22"/>
        </w:rPr>
        <w:t>analysis methods</w:t>
      </w:r>
      <w:r w:rsidR="00847223">
        <w:rPr>
          <w:rFonts w:ascii="Times New Roman" w:hAnsi="Times New Roman" w:cs="Times New Roman"/>
          <w:sz w:val="22"/>
          <w:szCs w:val="22"/>
        </w:rPr>
        <w:t xml:space="preserve"> which test </w:t>
      </w:r>
      <w:r w:rsidR="00C91ECB">
        <w:rPr>
          <w:rFonts w:ascii="Times New Roman" w:hAnsi="Times New Roman" w:cs="Times New Roman"/>
          <w:sz w:val="22"/>
          <w:szCs w:val="22"/>
        </w:rPr>
        <w:t xml:space="preserve">an </w:t>
      </w:r>
      <w:r w:rsidR="000C4BD9" w:rsidRPr="00D027C1">
        <w:rPr>
          <w:rFonts w:ascii="Times New Roman" w:hAnsi="Times New Roman" w:cs="Times New Roman"/>
          <w:sz w:val="22"/>
          <w:szCs w:val="22"/>
        </w:rPr>
        <w:t xml:space="preserve">increase or </w:t>
      </w:r>
      <w:r w:rsidR="00C91ECB">
        <w:rPr>
          <w:rFonts w:ascii="Times New Roman" w:hAnsi="Times New Roman" w:cs="Times New Roman"/>
          <w:sz w:val="22"/>
          <w:szCs w:val="22"/>
        </w:rPr>
        <w:t>a decrease of</w:t>
      </w:r>
      <w:r w:rsidR="000C4BD9" w:rsidRPr="00D027C1">
        <w:rPr>
          <w:rFonts w:ascii="Times New Roman" w:hAnsi="Times New Roman" w:cs="Times New Roman"/>
          <w:sz w:val="22"/>
          <w:szCs w:val="22"/>
        </w:rPr>
        <w:t xml:space="preserve"> neural activity </w:t>
      </w:r>
      <w:r w:rsidR="00574AA5">
        <w:rPr>
          <w:rFonts w:ascii="Times New Roman" w:hAnsi="Times New Roman" w:cs="Times New Roman"/>
          <w:sz w:val="22"/>
          <w:szCs w:val="22"/>
        </w:rPr>
        <w:t xml:space="preserve">while </w:t>
      </w:r>
      <w:r w:rsidR="00323C9D">
        <w:rPr>
          <w:rFonts w:ascii="Times New Roman" w:hAnsi="Times New Roman" w:cs="Times New Roman"/>
          <w:sz w:val="22"/>
          <w:szCs w:val="22"/>
        </w:rPr>
        <w:t xml:space="preserve">largely </w:t>
      </w:r>
      <w:r w:rsidR="00574AA5">
        <w:rPr>
          <w:rFonts w:ascii="Times New Roman" w:hAnsi="Times New Roman" w:cs="Times New Roman"/>
          <w:sz w:val="22"/>
          <w:szCs w:val="22"/>
        </w:rPr>
        <w:t xml:space="preserve">leaving open </w:t>
      </w:r>
      <w:r w:rsidR="004C4CBB">
        <w:rPr>
          <w:rFonts w:ascii="Times New Roman" w:hAnsi="Times New Roman" w:cs="Times New Roman"/>
          <w:sz w:val="22"/>
          <w:szCs w:val="22"/>
        </w:rPr>
        <w:t>the information con</w:t>
      </w:r>
      <w:r w:rsidR="00697E50">
        <w:rPr>
          <w:rFonts w:ascii="Times New Roman" w:hAnsi="Times New Roman" w:cs="Times New Roman"/>
          <w:sz w:val="22"/>
          <w:szCs w:val="22"/>
        </w:rPr>
        <w:t>t</w:t>
      </w:r>
      <w:r w:rsidR="004C4CBB">
        <w:rPr>
          <w:rFonts w:ascii="Times New Roman" w:hAnsi="Times New Roman" w:cs="Times New Roman"/>
          <w:sz w:val="22"/>
          <w:szCs w:val="22"/>
        </w:rPr>
        <w:t xml:space="preserve">ent represented </w:t>
      </w:r>
      <w:r w:rsidR="006F2945">
        <w:rPr>
          <w:rFonts w:ascii="Times New Roman" w:hAnsi="Times New Roman" w:cs="Times New Roman"/>
          <w:sz w:val="22"/>
          <w:szCs w:val="22"/>
        </w:rPr>
        <w:t xml:space="preserve">in the distinct </w:t>
      </w:r>
      <w:commentRangeStart w:id="535"/>
      <w:r w:rsidR="000C4BD9" w:rsidRPr="00D027C1">
        <w:rPr>
          <w:rFonts w:ascii="Times New Roman" w:hAnsi="Times New Roman" w:cs="Times New Roman"/>
          <w:sz w:val="22"/>
          <w:szCs w:val="22"/>
        </w:rPr>
        <w:t xml:space="preserve">brain </w:t>
      </w:r>
      <w:commentRangeEnd w:id="535"/>
      <w:r w:rsidR="004C4CBB">
        <w:rPr>
          <w:rFonts w:ascii="Times New Roman" w:hAnsi="Times New Roman" w:cs="Times New Roman"/>
          <w:sz w:val="22"/>
          <w:szCs w:val="22"/>
        </w:rPr>
        <w:t>region</w:t>
      </w:r>
      <w:r w:rsidR="004C4CBB" w:rsidRPr="00D027C1">
        <w:rPr>
          <w:rFonts w:ascii="Times New Roman" w:hAnsi="Times New Roman" w:cs="Times New Roman"/>
          <w:sz w:val="22"/>
          <w:szCs w:val="22"/>
        </w:rPr>
        <w:t>s</w:t>
      </w:r>
      <w:r w:rsidR="00574AA5">
        <w:rPr>
          <w:rStyle w:val="CommentReference"/>
        </w:rPr>
        <w:commentReference w:id="535"/>
      </w:r>
      <w:r w:rsidR="003F2EA6">
        <w:rPr>
          <w:rFonts w:ascii="Times New Roman" w:hAnsi="Times New Roman" w:cs="Times New Roman"/>
          <w:sz w:val="22"/>
          <w:szCs w:val="22"/>
        </w:rPr>
        <w:t xml:space="preserve">. Clearer </w:t>
      </w:r>
      <w:r w:rsidR="00882439">
        <w:rPr>
          <w:rFonts w:ascii="Times New Roman" w:hAnsi="Times New Roman" w:cs="Times New Roman"/>
          <w:sz w:val="22"/>
          <w:szCs w:val="22"/>
        </w:rPr>
        <w:t>link</w:t>
      </w:r>
      <w:r w:rsidR="003F2EA6">
        <w:rPr>
          <w:rFonts w:ascii="Times New Roman" w:hAnsi="Times New Roman" w:cs="Times New Roman"/>
          <w:sz w:val="22"/>
          <w:szCs w:val="22"/>
        </w:rPr>
        <w:t>s between</w:t>
      </w:r>
      <w:r w:rsidR="00E600F8">
        <w:rPr>
          <w:rFonts w:ascii="Times New Roman" w:hAnsi="Times New Roman" w:cs="Times New Roman"/>
          <w:sz w:val="22"/>
          <w:szCs w:val="22"/>
        </w:rPr>
        <w:t xml:space="preserve"> acoustic-phonetic cues and </w:t>
      </w:r>
      <w:r w:rsidR="0076681A">
        <w:rPr>
          <w:rFonts w:ascii="Times New Roman" w:hAnsi="Times New Roman" w:cs="Times New Roman"/>
          <w:sz w:val="22"/>
          <w:szCs w:val="22"/>
        </w:rPr>
        <w:t xml:space="preserve">expected changes of </w:t>
      </w:r>
      <w:r w:rsidR="00E600F8">
        <w:rPr>
          <w:rFonts w:ascii="Times New Roman" w:hAnsi="Times New Roman" w:cs="Times New Roman"/>
          <w:sz w:val="22"/>
          <w:szCs w:val="22"/>
        </w:rPr>
        <w:t>recognition</w:t>
      </w:r>
      <w:r w:rsidR="00882439">
        <w:rPr>
          <w:rFonts w:ascii="Times New Roman" w:hAnsi="Times New Roman" w:cs="Times New Roman"/>
          <w:sz w:val="22"/>
          <w:szCs w:val="22"/>
        </w:rPr>
        <w:t xml:space="preserve">, as </w:t>
      </w:r>
      <w:r w:rsidR="003F2EA6">
        <w:rPr>
          <w:rFonts w:ascii="Times New Roman" w:hAnsi="Times New Roman" w:cs="Times New Roman"/>
          <w:sz w:val="22"/>
          <w:szCs w:val="22"/>
        </w:rPr>
        <w:t>facilitated by ASP</w:t>
      </w:r>
      <w:r w:rsidR="00882439">
        <w:rPr>
          <w:rFonts w:ascii="Times New Roman" w:hAnsi="Times New Roman" w:cs="Times New Roman"/>
          <w:sz w:val="22"/>
          <w:szCs w:val="22"/>
        </w:rPr>
        <w:t xml:space="preserve">, </w:t>
      </w:r>
      <w:r w:rsidR="00FF521F">
        <w:rPr>
          <w:rFonts w:ascii="Times New Roman" w:hAnsi="Times New Roman" w:cs="Times New Roman"/>
          <w:sz w:val="22"/>
          <w:szCs w:val="22"/>
        </w:rPr>
        <w:t>can</w:t>
      </w:r>
      <w:r w:rsidR="00882439">
        <w:rPr>
          <w:rFonts w:ascii="Times New Roman" w:hAnsi="Times New Roman" w:cs="Times New Roman"/>
          <w:sz w:val="22"/>
          <w:szCs w:val="22"/>
        </w:rPr>
        <w:t xml:space="preserve"> help </w:t>
      </w:r>
      <w:r w:rsidR="003F2EA6">
        <w:rPr>
          <w:rFonts w:ascii="Times New Roman" w:hAnsi="Times New Roman" w:cs="Times New Roman"/>
          <w:sz w:val="22"/>
          <w:szCs w:val="22"/>
        </w:rPr>
        <w:t xml:space="preserve">resolve this ambiguity. The five recommendations above apply to stimuli and tasks used in </w:t>
      </w:r>
      <w:r w:rsidR="00153366">
        <w:rPr>
          <w:rFonts w:ascii="Times New Roman" w:hAnsi="Times New Roman" w:cs="Times New Roman"/>
          <w:sz w:val="22"/>
          <w:szCs w:val="22"/>
        </w:rPr>
        <w:t xml:space="preserve">future </w:t>
      </w:r>
      <w:r w:rsidR="003F2EA6">
        <w:rPr>
          <w:rFonts w:ascii="Times New Roman" w:hAnsi="Times New Roman" w:cs="Times New Roman"/>
          <w:sz w:val="22"/>
          <w:szCs w:val="22"/>
        </w:rPr>
        <w:t xml:space="preserve">neuro-imaging </w:t>
      </w:r>
      <w:commentRangeStart w:id="536"/>
      <w:r w:rsidR="003F2EA6">
        <w:rPr>
          <w:rFonts w:ascii="Times New Roman" w:hAnsi="Times New Roman" w:cs="Times New Roman"/>
          <w:sz w:val="22"/>
          <w:szCs w:val="22"/>
        </w:rPr>
        <w:t>studies</w:t>
      </w:r>
      <w:commentRangeEnd w:id="536"/>
      <w:r w:rsidR="00323C9D">
        <w:rPr>
          <w:rStyle w:val="CommentReference"/>
        </w:rPr>
        <w:commentReference w:id="536"/>
      </w:r>
      <w:r w:rsidR="003F2EA6">
        <w:rPr>
          <w:rFonts w:ascii="Times New Roman" w:hAnsi="Times New Roman" w:cs="Times New Roman"/>
          <w:sz w:val="22"/>
          <w:szCs w:val="22"/>
        </w:rPr>
        <w:t>.</w:t>
      </w:r>
    </w:p>
    <w:p w14:paraId="2EC02CBF" w14:textId="043B01B8" w:rsidR="000C4BD9" w:rsidRDefault="00323C9D" w:rsidP="000C4BD9">
      <w:pPr>
        <w:adjustRightInd w:val="0"/>
        <w:rPr>
          <w:rFonts w:ascii="Times New Roman" w:hAnsi="Times New Roman" w:cs="Times New Roman"/>
          <w:sz w:val="22"/>
          <w:szCs w:val="22"/>
        </w:rPr>
      </w:pPr>
      <w:r>
        <w:rPr>
          <w:rFonts w:ascii="Times New Roman" w:hAnsi="Times New Roman" w:cs="Times New Roman"/>
          <w:sz w:val="22"/>
          <w:szCs w:val="22"/>
        </w:rPr>
        <w:t>R</w:t>
      </w:r>
      <w:r w:rsidR="000C4BD9" w:rsidRPr="00D027C1">
        <w:rPr>
          <w:rFonts w:ascii="Times New Roman" w:hAnsi="Times New Roman" w:cs="Times New Roman"/>
          <w:sz w:val="22"/>
          <w:szCs w:val="22"/>
        </w:rPr>
        <w:t>ecent</w:t>
      </w:r>
      <w:r w:rsidR="00153366">
        <w:rPr>
          <w:rFonts w:ascii="Times New Roman" w:hAnsi="Times New Roman" w:cs="Times New Roman"/>
          <w:sz w:val="22"/>
          <w:szCs w:val="22"/>
        </w:rPr>
        <w:t xml:space="preserve"> research </w:t>
      </w:r>
      <w:r w:rsidR="000C4BD9" w:rsidRPr="00D027C1">
        <w:rPr>
          <w:rFonts w:ascii="Times New Roman" w:hAnsi="Times New Roman" w:cs="Times New Roman"/>
          <w:sz w:val="22"/>
          <w:szCs w:val="22"/>
        </w:rPr>
        <w:t>ha</w:t>
      </w:r>
      <w:r w:rsidR="00153366">
        <w:rPr>
          <w:rFonts w:ascii="Times New Roman" w:hAnsi="Times New Roman" w:cs="Times New Roman"/>
          <w:sz w:val="22"/>
          <w:szCs w:val="22"/>
        </w:rPr>
        <w:t>s</w:t>
      </w:r>
      <w:r w:rsidR="000C4BD9" w:rsidRPr="00D027C1">
        <w:rPr>
          <w:rFonts w:ascii="Times New Roman" w:hAnsi="Times New Roman" w:cs="Times New Roman"/>
          <w:sz w:val="22"/>
          <w:szCs w:val="22"/>
        </w:rPr>
        <w:t xml:space="preserve"> </w:t>
      </w:r>
      <w:r w:rsidR="00153366">
        <w:rPr>
          <w:rFonts w:ascii="Times New Roman" w:hAnsi="Times New Roman" w:cs="Times New Roman"/>
          <w:sz w:val="22"/>
          <w:szCs w:val="22"/>
        </w:rPr>
        <w:t>begun</w:t>
      </w:r>
      <w:r w:rsidR="000C4BD9" w:rsidRPr="00D027C1">
        <w:rPr>
          <w:rFonts w:ascii="Times New Roman" w:hAnsi="Times New Roman" w:cs="Times New Roman"/>
          <w:sz w:val="22"/>
          <w:szCs w:val="22"/>
        </w:rPr>
        <w:t xml:space="preserve"> to </w:t>
      </w:r>
      <w:r w:rsidR="00C87F35">
        <w:rPr>
          <w:rFonts w:ascii="Times New Roman" w:hAnsi="Times New Roman" w:cs="Times New Roman"/>
          <w:sz w:val="22"/>
          <w:szCs w:val="22"/>
        </w:rPr>
        <w:t>apply</w:t>
      </w:r>
      <w:r w:rsidR="000C4BD9" w:rsidRPr="00D027C1">
        <w:rPr>
          <w:rFonts w:ascii="Times New Roman" w:hAnsi="Times New Roman" w:cs="Times New Roman"/>
          <w:sz w:val="22"/>
          <w:szCs w:val="22"/>
        </w:rPr>
        <w:t xml:space="preserve"> multivariate analyses</w:t>
      </w:r>
      <w:r w:rsidR="00153366">
        <w:rPr>
          <w:rFonts w:ascii="Times New Roman" w:hAnsi="Times New Roman" w:cs="Times New Roman"/>
          <w:sz w:val="22"/>
          <w:szCs w:val="22"/>
        </w:rPr>
        <w:t xml:space="preserve"> </w:t>
      </w:r>
      <w:r w:rsidR="00C87F35">
        <w:rPr>
          <w:rFonts w:ascii="Times New Roman" w:hAnsi="Times New Roman" w:cs="Times New Roman"/>
          <w:sz w:val="22"/>
          <w:szCs w:val="22"/>
        </w:rPr>
        <w:t xml:space="preserve">that can be effectively combined with the approach we have described above. Multivariate analyses </w:t>
      </w:r>
      <w:r w:rsidR="004C4CBB">
        <w:rPr>
          <w:rFonts w:ascii="Times New Roman" w:hAnsi="Times New Roman" w:cs="Times New Roman"/>
          <w:sz w:val="22"/>
          <w:szCs w:val="22"/>
        </w:rPr>
        <w:t xml:space="preserve">can be used to identify </w:t>
      </w:r>
      <w:r w:rsidR="000C4BD9" w:rsidRPr="00D027C1">
        <w:rPr>
          <w:rFonts w:ascii="Times New Roman" w:hAnsi="Times New Roman" w:cs="Times New Roman"/>
          <w:sz w:val="22"/>
          <w:szCs w:val="22"/>
        </w:rPr>
        <w:t>the encoding of perceptual experiences across a distinct array of experimental conditions</w:t>
      </w:r>
      <w:r w:rsidR="00C87F35">
        <w:rPr>
          <w:rFonts w:ascii="Times New Roman" w:hAnsi="Times New Roman" w:cs="Times New Roman"/>
          <w:sz w:val="22"/>
          <w:szCs w:val="22"/>
        </w:rPr>
        <w:t xml:space="preserve">, which </w:t>
      </w:r>
      <w:r w:rsidR="004C4CBB">
        <w:rPr>
          <w:rFonts w:ascii="Times New Roman" w:hAnsi="Times New Roman" w:cs="Times New Roman"/>
          <w:sz w:val="22"/>
          <w:szCs w:val="22"/>
        </w:rPr>
        <w:t>helps to</w:t>
      </w:r>
      <w:r w:rsidR="00C87F35">
        <w:rPr>
          <w:rFonts w:ascii="Times New Roman" w:hAnsi="Times New Roman" w:cs="Times New Roman"/>
          <w:sz w:val="22"/>
          <w:szCs w:val="22"/>
        </w:rPr>
        <w:t xml:space="preserve"> distinguish</w:t>
      </w:r>
      <w:r w:rsidR="000C4BD9" w:rsidRPr="00D027C1">
        <w:rPr>
          <w:rFonts w:ascii="Times New Roman" w:hAnsi="Times New Roman" w:cs="Times New Roman"/>
          <w:sz w:val="22"/>
          <w:szCs w:val="22"/>
        </w:rPr>
        <w:t xml:space="preserve"> between cognitive models that make different predictions regarding </w:t>
      </w:r>
      <w:commentRangeStart w:id="537"/>
      <w:commentRangeStart w:id="538"/>
      <w:commentRangeStart w:id="539"/>
      <w:commentRangeStart w:id="540"/>
      <w:r w:rsidR="00682147">
        <w:rPr>
          <w:rFonts w:ascii="Times New Roman" w:hAnsi="Times New Roman" w:cs="Times New Roman"/>
          <w:sz w:val="22"/>
          <w:szCs w:val="22"/>
        </w:rPr>
        <w:t>the type of information encoded by certain brain regions and networks</w:t>
      </w:r>
      <w:r w:rsidR="000C4BD9" w:rsidRPr="00D027C1">
        <w:rPr>
          <w:rFonts w:ascii="Times New Roman" w:hAnsi="Times New Roman" w:cs="Times New Roman"/>
          <w:sz w:val="22"/>
          <w:szCs w:val="22"/>
        </w:rPr>
        <w:t xml:space="preserve"> </w:t>
      </w:r>
      <w:commentRangeEnd w:id="537"/>
      <w:r w:rsidR="00C87F35">
        <w:rPr>
          <w:rStyle w:val="CommentReference"/>
        </w:rPr>
        <w:commentReference w:id="537"/>
      </w:r>
      <w:commentRangeEnd w:id="538"/>
      <w:r w:rsidR="000D55F9">
        <w:rPr>
          <w:rStyle w:val="CommentReference"/>
        </w:rPr>
        <w:commentReference w:id="538"/>
      </w:r>
      <w:commentRangeEnd w:id="539"/>
      <w:r>
        <w:rPr>
          <w:rStyle w:val="CommentReference"/>
        </w:rPr>
        <w:commentReference w:id="539"/>
      </w:r>
      <w:commentRangeEnd w:id="540"/>
      <w:r>
        <w:rPr>
          <w:rStyle w:val="CommentReference"/>
        </w:rPr>
        <w:commentReference w:id="540"/>
      </w:r>
      <w:r w:rsidR="000C4BD9" w:rsidRPr="00D027C1">
        <w:rPr>
          <w:rFonts w:ascii="Times New Roman" w:hAnsi="Times New Roman" w:cs="Times New Roman"/>
          <w:sz w:val="22"/>
          <w:szCs w:val="22"/>
        </w:rPr>
        <w:t>[e.g., @Blank2016]. Multivariate analyses are also more sensitive in detecting fine-grained patterns *within* regions [e.g., @bonte2017; @luthra2020a]</w:t>
      </w:r>
      <w:r w:rsidR="002C110B">
        <w:rPr>
          <w:rFonts w:ascii="Times New Roman" w:hAnsi="Times New Roman" w:cs="Times New Roman"/>
          <w:sz w:val="22"/>
          <w:szCs w:val="22"/>
        </w:rPr>
        <w:t xml:space="preserve"> and therefore hold the promise of shedding greater light on brain information processing.</w:t>
      </w:r>
      <w:r w:rsidR="008A6767">
        <w:rPr>
          <w:rFonts w:ascii="Times New Roman" w:hAnsi="Times New Roman" w:cs="Times New Roman"/>
          <w:sz w:val="22"/>
          <w:szCs w:val="22"/>
        </w:rPr>
        <w:t xml:space="preserve"> For instance, while recent </w:t>
      </w:r>
      <w:r w:rsidR="008A6767" w:rsidRPr="009B767B">
        <w:rPr>
          <w:rFonts w:ascii="Times New Roman" w:hAnsi="Times New Roman" w:cs="Times New Roman"/>
          <w:sz w:val="22"/>
          <w:szCs w:val="22"/>
        </w:rPr>
        <w:t>electrocorticography</w:t>
      </w:r>
      <w:r w:rsidR="008A6767">
        <w:rPr>
          <w:rFonts w:ascii="Times New Roman" w:hAnsi="Times New Roman" w:cs="Times New Roman"/>
          <w:sz w:val="22"/>
          <w:szCs w:val="22"/>
        </w:rPr>
        <w:t xml:space="preserve"> studies have provided some direct evidence for prelinguistic cue-level normalization within the middle and posterior STG areas [@sjerps2021; @tang2018], it remains an open question how normalization supports the kind of adaptive changes as observed in perceptual recalibration or accent adaptation.</w:t>
      </w:r>
      <w:commentRangeStart w:id="541"/>
      <w:commentRangeStart w:id="542"/>
      <w:r w:rsidR="008A6767" w:rsidRPr="008A6767">
        <w:rPr>
          <w:rFonts w:ascii="Times New Roman" w:hAnsi="Times New Roman" w:cs="Times New Roman"/>
          <w:sz w:val="22"/>
          <w:szCs w:val="22"/>
        </w:rPr>
        <w:t xml:space="preserve"> </w:t>
      </w:r>
      <w:commentRangeEnd w:id="541"/>
      <w:r w:rsidR="00203B73">
        <w:rPr>
          <w:rStyle w:val="CommentReference"/>
        </w:rPr>
        <w:commentReference w:id="541"/>
      </w:r>
      <w:commentRangeEnd w:id="542"/>
      <w:r w:rsidR="008B0991">
        <w:rPr>
          <w:rStyle w:val="CommentReference"/>
        </w:rPr>
        <w:commentReference w:id="542"/>
      </w:r>
      <w:r w:rsidR="000C4BD9" w:rsidRPr="00D027C1">
        <w:rPr>
          <w:rFonts w:ascii="Times New Roman" w:hAnsi="Times New Roman" w:cs="Times New Roman"/>
          <w:sz w:val="22"/>
          <w:szCs w:val="22"/>
        </w:rPr>
        <w:t xml:space="preserve">For instance, fMRI representational similarity analysis </w:t>
      </w:r>
      <w:r w:rsidR="00C87F35">
        <w:rPr>
          <w:rFonts w:ascii="Times New Roman" w:hAnsi="Times New Roman" w:cs="Times New Roman"/>
          <w:sz w:val="22"/>
          <w:szCs w:val="22"/>
        </w:rPr>
        <w:t xml:space="preserve">(RSA) </w:t>
      </w:r>
      <w:r w:rsidR="000C4BD9" w:rsidRPr="00D027C1">
        <w:rPr>
          <w:rFonts w:ascii="Times New Roman" w:hAnsi="Times New Roman" w:cs="Times New Roman"/>
          <w:sz w:val="22"/>
          <w:szCs w:val="22"/>
        </w:rPr>
        <w:t xml:space="preserve">allows researchers to take advantage of </w:t>
      </w:r>
      <w:r w:rsidR="00C75E30">
        <w:rPr>
          <w:rFonts w:ascii="Times New Roman" w:hAnsi="Times New Roman" w:cs="Times New Roman"/>
          <w:sz w:val="22"/>
          <w:szCs w:val="22"/>
        </w:rPr>
        <w:t xml:space="preserve">specific </w:t>
      </w:r>
      <w:r w:rsidR="000C4BD9" w:rsidRPr="00D027C1">
        <w:rPr>
          <w:rFonts w:ascii="Times New Roman" w:hAnsi="Times New Roman" w:cs="Times New Roman"/>
          <w:sz w:val="22"/>
          <w:szCs w:val="22"/>
        </w:rPr>
        <w:t>similarity matrix for a set of stimuli, rather than just the overall activation level for each condition.</w:t>
      </w:r>
      <w:r w:rsidR="00C75E30">
        <w:rPr>
          <w:rFonts w:ascii="Times New Roman" w:hAnsi="Times New Roman" w:cs="Times New Roman"/>
          <w:sz w:val="22"/>
          <w:szCs w:val="22"/>
        </w:rPr>
        <w:t xml:space="preserve"> </w:t>
      </w:r>
      <w:r w:rsidR="008A6767">
        <w:rPr>
          <w:rFonts w:ascii="Times New Roman" w:hAnsi="Times New Roman" w:cs="Times New Roman"/>
          <w:sz w:val="22"/>
          <w:szCs w:val="22"/>
        </w:rPr>
        <w:t>If</w:t>
      </w:r>
      <w:r w:rsidR="00DE653F">
        <w:rPr>
          <w:rFonts w:ascii="Times New Roman" w:hAnsi="Times New Roman" w:cs="Times New Roman"/>
          <w:sz w:val="22"/>
          <w:szCs w:val="22"/>
        </w:rPr>
        <w:t xml:space="preserve"> test stimuli can be </w:t>
      </w:r>
      <w:r w:rsidR="00DE653F" w:rsidRPr="00D027C1">
        <w:rPr>
          <w:rFonts w:ascii="Times New Roman" w:hAnsi="Times New Roman" w:cs="Times New Roman"/>
          <w:sz w:val="22"/>
          <w:szCs w:val="22"/>
        </w:rPr>
        <w:t>selected in a way so that the similarity matrix can be analyzed to differentiate between accounts</w:t>
      </w:r>
      <w:r w:rsidR="00DE653F">
        <w:rPr>
          <w:rFonts w:ascii="Times New Roman" w:hAnsi="Times New Roman" w:cs="Times New Roman"/>
          <w:sz w:val="22"/>
          <w:szCs w:val="22"/>
        </w:rPr>
        <w:t xml:space="preserve">, then RSA </w:t>
      </w:r>
      <w:r w:rsidR="00222D06">
        <w:rPr>
          <w:rFonts w:ascii="Times New Roman" w:hAnsi="Times New Roman" w:cs="Times New Roman"/>
          <w:sz w:val="22"/>
          <w:szCs w:val="22"/>
        </w:rPr>
        <w:t xml:space="preserve">can be an effective way to generate novel insights </w:t>
      </w:r>
      <w:r w:rsidR="00E9742D">
        <w:rPr>
          <w:rFonts w:ascii="Times New Roman" w:hAnsi="Times New Roman" w:cs="Times New Roman"/>
          <w:sz w:val="22"/>
          <w:szCs w:val="22"/>
        </w:rPr>
        <w:t>on</w:t>
      </w:r>
      <w:r w:rsidR="00222D06">
        <w:rPr>
          <w:rFonts w:ascii="Times New Roman" w:hAnsi="Times New Roman" w:cs="Times New Roman"/>
          <w:sz w:val="22"/>
          <w:szCs w:val="22"/>
        </w:rPr>
        <w:t xml:space="preserve"> the computations </w:t>
      </w:r>
      <w:r w:rsidR="00E9742D">
        <w:rPr>
          <w:rFonts w:ascii="Times New Roman" w:hAnsi="Times New Roman" w:cs="Times New Roman"/>
          <w:sz w:val="22"/>
          <w:szCs w:val="22"/>
        </w:rPr>
        <w:t xml:space="preserve">performed by the auditory cortex. </w:t>
      </w:r>
      <w:commentRangeStart w:id="543"/>
      <w:r w:rsidR="007314A4">
        <w:rPr>
          <w:rFonts w:ascii="Times New Roman" w:hAnsi="Times New Roman" w:cs="Times New Roman"/>
          <w:sz w:val="22"/>
          <w:szCs w:val="22"/>
        </w:rPr>
        <w:t xml:space="preserve">The model-guided predictions and experimental design as described in Recommendations 1-5 will </w:t>
      </w:r>
      <w:r w:rsidR="0051607E">
        <w:rPr>
          <w:rFonts w:ascii="Times New Roman" w:hAnsi="Times New Roman" w:cs="Times New Roman"/>
          <w:sz w:val="22"/>
          <w:szCs w:val="22"/>
        </w:rPr>
        <w:t>provide a roadmap to achieve such stimuli selection.</w:t>
      </w:r>
      <w:commentRangeEnd w:id="543"/>
      <w:r>
        <w:rPr>
          <w:rStyle w:val="CommentReference"/>
        </w:rPr>
        <w:commentReference w:id="543"/>
      </w:r>
      <w:r w:rsidR="008A6767" w:rsidRPr="008A6767">
        <w:rPr>
          <w:rFonts w:ascii="Times New Roman" w:hAnsi="Times New Roman" w:cs="Times New Roman"/>
          <w:sz w:val="22"/>
          <w:szCs w:val="22"/>
        </w:rPr>
        <w:t xml:space="preserve"> </w:t>
      </w:r>
    </w:p>
    <w:p w14:paraId="5034855C" w14:textId="2DC541CF" w:rsidR="00FB2B2F" w:rsidRDefault="00FF521F" w:rsidP="000C4BD9">
      <w:pPr>
        <w:adjustRightInd w:val="0"/>
        <w:rPr>
          <w:rFonts w:ascii="Times New Roman" w:hAnsi="Times New Roman" w:cs="Times New Roman"/>
          <w:sz w:val="22"/>
          <w:szCs w:val="22"/>
        </w:rPr>
      </w:pPr>
      <w:r>
        <w:rPr>
          <w:rFonts w:ascii="Times New Roman" w:hAnsi="Times New Roman" w:cs="Times New Roman"/>
          <w:sz w:val="22"/>
          <w:szCs w:val="22"/>
        </w:rPr>
        <w:t xml:space="preserve">Finally, </w:t>
      </w:r>
      <w:r w:rsidR="00EC2025">
        <w:rPr>
          <w:rFonts w:ascii="Times New Roman" w:hAnsi="Times New Roman" w:cs="Times New Roman"/>
          <w:sz w:val="22"/>
          <w:szCs w:val="22"/>
        </w:rPr>
        <w:t>the</w:t>
      </w:r>
      <w:r>
        <w:rPr>
          <w:rFonts w:ascii="Times New Roman" w:hAnsi="Times New Roman" w:cs="Times New Roman"/>
          <w:sz w:val="22"/>
          <w:szCs w:val="22"/>
        </w:rPr>
        <w:t xml:space="preserve"> synergy between behavioral, </w:t>
      </w:r>
      <w:r w:rsidR="00D47093">
        <w:rPr>
          <w:rFonts w:ascii="Times New Roman" w:hAnsi="Times New Roman" w:cs="Times New Roman"/>
          <w:sz w:val="22"/>
          <w:szCs w:val="22"/>
        </w:rPr>
        <w:t>computational,</w:t>
      </w:r>
      <w:r>
        <w:rPr>
          <w:rFonts w:ascii="Times New Roman" w:hAnsi="Times New Roman" w:cs="Times New Roman"/>
          <w:sz w:val="22"/>
          <w:szCs w:val="22"/>
        </w:rPr>
        <w:t xml:space="preserve"> and neural studies </w:t>
      </w:r>
      <w:r w:rsidR="00D47093">
        <w:rPr>
          <w:rFonts w:ascii="Times New Roman" w:hAnsi="Times New Roman" w:cs="Times New Roman"/>
          <w:sz w:val="22"/>
          <w:szCs w:val="22"/>
        </w:rPr>
        <w:t>may</w:t>
      </w:r>
      <w:r w:rsidR="00EC2025">
        <w:rPr>
          <w:rFonts w:ascii="Times New Roman" w:hAnsi="Times New Roman" w:cs="Times New Roman"/>
          <w:sz w:val="22"/>
          <w:szCs w:val="22"/>
        </w:rPr>
        <w:t xml:space="preserve"> uncover </w:t>
      </w:r>
      <w:r w:rsidR="00D47093">
        <w:rPr>
          <w:rFonts w:ascii="Times New Roman" w:hAnsi="Times New Roman" w:cs="Times New Roman"/>
          <w:sz w:val="22"/>
          <w:szCs w:val="22"/>
        </w:rPr>
        <w:t xml:space="preserve">new knowledge about </w:t>
      </w:r>
      <w:r w:rsidR="000C4BD9" w:rsidRPr="00D027C1">
        <w:rPr>
          <w:rFonts w:ascii="Times New Roman" w:hAnsi="Times New Roman" w:cs="Times New Roman"/>
          <w:sz w:val="22"/>
          <w:szCs w:val="22"/>
        </w:rPr>
        <w:t xml:space="preserve">the </w:t>
      </w:r>
      <w:r w:rsidR="00D47093">
        <w:rPr>
          <w:rFonts w:ascii="Times New Roman" w:hAnsi="Times New Roman" w:cs="Times New Roman"/>
          <w:sz w:val="22"/>
          <w:szCs w:val="22"/>
        </w:rPr>
        <w:t xml:space="preserve">relative engagement of the </w:t>
      </w:r>
      <w:r w:rsidR="000C4BD9" w:rsidRPr="00D027C1">
        <w:rPr>
          <w:rFonts w:ascii="Times New Roman" w:hAnsi="Times New Roman" w:cs="Times New Roman"/>
          <w:sz w:val="22"/>
          <w:szCs w:val="22"/>
        </w:rPr>
        <w:t xml:space="preserve">three mechanisms </w:t>
      </w:r>
      <w:r w:rsidR="00D47093">
        <w:rPr>
          <w:rFonts w:ascii="Times New Roman" w:hAnsi="Times New Roman" w:cs="Times New Roman"/>
          <w:sz w:val="22"/>
          <w:szCs w:val="22"/>
        </w:rPr>
        <w:t>over time</w:t>
      </w:r>
      <w:r w:rsidR="000C4BD9" w:rsidRPr="00D027C1">
        <w:rPr>
          <w:rFonts w:ascii="Times New Roman" w:hAnsi="Times New Roman" w:cs="Times New Roman"/>
          <w:sz w:val="22"/>
          <w:szCs w:val="22"/>
        </w:rPr>
        <w:t xml:space="preserve">. </w:t>
      </w:r>
      <w:r w:rsidR="00A84A4D" w:rsidRPr="00A84A4D">
        <w:rPr>
          <w:rFonts w:ascii="Times New Roman" w:hAnsi="Times New Roman" w:cs="Times New Roman"/>
          <w:sz w:val="22"/>
          <w:szCs w:val="22"/>
        </w:rPr>
        <w:t>@</w:t>
      </w:r>
      <w:r w:rsidR="00A84A4D" w:rsidRPr="00D84918">
        <w:rPr>
          <w:rFonts w:ascii="Times New Roman" w:hAnsi="Times New Roman" w:cs="Times New Roman"/>
          <w:color w:val="000000"/>
          <w:sz w:val="22"/>
          <w:szCs w:val="22"/>
        </w:rPr>
        <w:t>myers-mesite2014</w:t>
      </w:r>
      <w:r w:rsidR="00A84A4D" w:rsidRPr="00A84A4D">
        <w:rPr>
          <w:rFonts w:ascii="Times New Roman" w:hAnsi="Times New Roman" w:cs="Times New Roman"/>
          <w:sz w:val="22"/>
          <w:szCs w:val="22"/>
        </w:rPr>
        <w:t xml:space="preserve"> </w:t>
      </w:r>
      <w:r w:rsidR="000C4BD9" w:rsidRPr="00D027C1">
        <w:rPr>
          <w:rFonts w:ascii="Times New Roman" w:hAnsi="Times New Roman" w:cs="Times New Roman"/>
          <w:sz w:val="22"/>
          <w:szCs w:val="22"/>
        </w:rPr>
        <w:t>found that boundary shifts in a perceptual recalibration study were initially driven by changes in the brain regions responsible for decision making in the absence of changes in acoustic-phonetic representations (as indexed by STG activation)</w:t>
      </w:r>
      <w:r w:rsidR="00EC2025">
        <w:rPr>
          <w:rFonts w:ascii="Times New Roman" w:hAnsi="Times New Roman" w:cs="Times New Roman"/>
          <w:sz w:val="22"/>
          <w:szCs w:val="22"/>
        </w:rPr>
        <w:t xml:space="preserve">. However, </w:t>
      </w:r>
      <w:r w:rsidR="000C4BD9" w:rsidRPr="00D027C1">
        <w:rPr>
          <w:rFonts w:ascii="Times New Roman" w:hAnsi="Times New Roman" w:cs="Times New Roman"/>
          <w:sz w:val="22"/>
          <w:szCs w:val="22"/>
        </w:rPr>
        <w:t xml:space="preserve">over the course of </w:t>
      </w:r>
      <w:r w:rsidR="000D55F9">
        <w:rPr>
          <w:rFonts w:ascii="Times New Roman" w:hAnsi="Times New Roman" w:cs="Times New Roman"/>
          <w:sz w:val="22"/>
          <w:szCs w:val="22"/>
        </w:rPr>
        <w:t>20 critical exposure trials</w:t>
      </w:r>
      <w:r w:rsidR="000C4BD9" w:rsidRPr="00D027C1">
        <w:rPr>
          <w:rFonts w:ascii="Times New Roman" w:hAnsi="Times New Roman" w:cs="Times New Roman"/>
          <w:sz w:val="22"/>
          <w:szCs w:val="22"/>
        </w:rPr>
        <w:t xml:space="preserve">, evidence of retuned perceptual sensitivities slowly emerged. </w:t>
      </w:r>
      <w:r w:rsidR="00EC2025">
        <w:rPr>
          <w:rFonts w:ascii="Times New Roman" w:hAnsi="Times New Roman" w:cs="Times New Roman"/>
          <w:sz w:val="22"/>
          <w:szCs w:val="22"/>
        </w:rPr>
        <w:t>The</w:t>
      </w:r>
      <w:r w:rsidR="000C4BD9" w:rsidRPr="00D027C1">
        <w:rPr>
          <w:rFonts w:ascii="Times New Roman" w:hAnsi="Times New Roman" w:cs="Times New Roman"/>
          <w:sz w:val="22"/>
          <w:szCs w:val="22"/>
        </w:rPr>
        <w:t xml:space="preserve"> authors </w:t>
      </w:r>
      <w:r w:rsidR="004C49ED">
        <w:rPr>
          <w:rFonts w:ascii="Times New Roman" w:hAnsi="Times New Roman" w:cs="Times New Roman"/>
          <w:sz w:val="22"/>
          <w:szCs w:val="22"/>
        </w:rPr>
        <w:t>concluded that this indicates</w:t>
      </w:r>
      <w:r w:rsidR="00807772">
        <w:rPr>
          <w:rFonts w:ascii="Times New Roman" w:hAnsi="Times New Roman" w:cs="Times New Roman"/>
          <w:sz w:val="22"/>
          <w:szCs w:val="22"/>
        </w:rPr>
        <w:t xml:space="preserve"> a</w:t>
      </w:r>
      <w:r w:rsidR="000C4BD9" w:rsidRPr="00D027C1">
        <w:rPr>
          <w:rFonts w:ascii="Times New Roman" w:hAnsi="Times New Roman" w:cs="Times New Roman"/>
          <w:sz w:val="22"/>
          <w:szCs w:val="22"/>
        </w:rPr>
        <w:t xml:space="preserve"> “transfer of decision-related or lexical-level information to more bottom-up or perceptual processes in the temporal lobes”.</w:t>
      </w:r>
      <w:r w:rsidR="004C49ED">
        <w:rPr>
          <w:rFonts w:ascii="Times New Roman" w:hAnsi="Times New Roman" w:cs="Times New Roman"/>
          <w:sz w:val="22"/>
          <w:szCs w:val="22"/>
        </w:rPr>
        <w:t xml:space="preserve"> To extend this finding, future research should t</w:t>
      </w:r>
      <w:r w:rsidR="000C4BD9" w:rsidRPr="00D027C1">
        <w:rPr>
          <w:rFonts w:ascii="Times New Roman" w:hAnsi="Times New Roman" w:cs="Times New Roman"/>
          <w:sz w:val="22"/>
          <w:szCs w:val="22"/>
        </w:rPr>
        <w:t>rack brain responses over a more extended period of exposure</w:t>
      </w:r>
      <w:r w:rsidR="004C49ED">
        <w:rPr>
          <w:rFonts w:ascii="Times New Roman" w:hAnsi="Times New Roman" w:cs="Times New Roman"/>
          <w:sz w:val="22"/>
          <w:szCs w:val="22"/>
        </w:rPr>
        <w:t xml:space="preserve">. </w:t>
      </w:r>
      <w:r w:rsidR="000C4BD9" w:rsidRPr="00D027C1">
        <w:rPr>
          <w:rFonts w:ascii="Times New Roman" w:hAnsi="Times New Roman" w:cs="Times New Roman"/>
          <w:sz w:val="22"/>
          <w:szCs w:val="22"/>
        </w:rPr>
        <w:t>ASP models</w:t>
      </w:r>
      <w:r w:rsidR="00FB2B2F">
        <w:rPr>
          <w:rFonts w:ascii="Times New Roman" w:hAnsi="Times New Roman" w:cs="Times New Roman"/>
          <w:sz w:val="22"/>
          <w:szCs w:val="22"/>
        </w:rPr>
        <w:t>’ abilities to</w:t>
      </w:r>
      <w:r w:rsidR="000C4BD9" w:rsidRPr="00D027C1">
        <w:rPr>
          <w:rFonts w:ascii="Times New Roman" w:hAnsi="Times New Roman" w:cs="Times New Roman"/>
          <w:sz w:val="22"/>
          <w:szCs w:val="22"/>
        </w:rPr>
        <w:t xml:space="preserve"> </w:t>
      </w:r>
      <w:r w:rsidR="008D3C7A">
        <w:rPr>
          <w:rFonts w:ascii="Times New Roman" w:hAnsi="Times New Roman" w:cs="Times New Roman"/>
          <w:sz w:val="22"/>
          <w:szCs w:val="22"/>
        </w:rPr>
        <w:t xml:space="preserve">predict </w:t>
      </w:r>
      <w:r w:rsidR="000C4BD9" w:rsidRPr="00D027C1">
        <w:rPr>
          <w:rFonts w:ascii="Times New Roman" w:hAnsi="Times New Roman" w:cs="Times New Roman"/>
          <w:sz w:val="22"/>
          <w:szCs w:val="22"/>
        </w:rPr>
        <w:t xml:space="preserve">incremental changes as a function of exposure statistics, </w:t>
      </w:r>
      <w:r w:rsidR="008D3C7A">
        <w:rPr>
          <w:rFonts w:ascii="Times New Roman" w:hAnsi="Times New Roman" w:cs="Times New Roman"/>
          <w:sz w:val="22"/>
          <w:szCs w:val="22"/>
        </w:rPr>
        <w:t xml:space="preserve">as well as to do so under combinatory effects of the mechanisms, </w:t>
      </w:r>
      <w:r w:rsidR="00BF4868">
        <w:rPr>
          <w:rFonts w:ascii="Times New Roman" w:hAnsi="Times New Roman" w:cs="Times New Roman"/>
          <w:sz w:val="22"/>
          <w:szCs w:val="22"/>
        </w:rPr>
        <w:t xml:space="preserve">make them a tool well-suited to </w:t>
      </w:r>
      <w:r w:rsidR="000C4BD9" w:rsidRPr="00D027C1">
        <w:rPr>
          <w:rFonts w:ascii="Times New Roman" w:hAnsi="Times New Roman" w:cs="Times New Roman"/>
          <w:sz w:val="22"/>
          <w:szCs w:val="22"/>
        </w:rPr>
        <w:t xml:space="preserve">aid the </w:t>
      </w:r>
      <w:r w:rsidR="00BF4868">
        <w:rPr>
          <w:rFonts w:ascii="Times New Roman" w:hAnsi="Times New Roman" w:cs="Times New Roman"/>
          <w:sz w:val="22"/>
          <w:szCs w:val="22"/>
        </w:rPr>
        <w:t xml:space="preserve">design of such new </w:t>
      </w:r>
      <w:r w:rsidR="002E2540">
        <w:rPr>
          <w:rFonts w:ascii="Times New Roman" w:hAnsi="Times New Roman" w:cs="Times New Roman"/>
          <w:sz w:val="22"/>
          <w:szCs w:val="22"/>
        </w:rPr>
        <w:t>experiments</w:t>
      </w:r>
      <w:r w:rsidR="00BF4868">
        <w:rPr>
          <w:rFonts w:ascii="Times New Roman" w:hAnsi="Times New Roman" w:cs="Times New Roman"/>
          <w:sz w:val="22"/>
          <w:szCs w:val="22"/>
        </w:rPr>
        <w:t xml:space="preserve">. </w:t>
      </w:r>
    </w:p>
    <w:p w14:paraId="6BE0D164" w14:textId="360EB10A" w:rsidR="00651368" w:rsidRPr="00DB52FA" w:rsidRDefault="000C4BD9" w:rsidP="00DB52FA">
      <w:pPr>
        <w:adjustRightInd w:val="0"/>
        <w:rPr>
          <w:rFonts w:ascii="Times New Roman" w:hAnsi="Times New Roman" w:cs="Times New Roman"/>
          <w:b/>
          <w:bCs/>
          <w:sz w:val="22"/>
          <w:szCs w:val="22"/>
        </w:rPr>
      </w:pPr>
      <w:r w:rsidRPr="00D027C1">
        <w:rPr>
          <w:rFonts w:ascii="Times New Roman" w:hAnsi="Times New Roman" w:cs="Times New Roman"/>
          <w:sz w:val="22"/>
          <w:szCs w:val="22"/>
        </w:rPr>
        <w:t xml:space="preserve">Another promising avenue is to pair temporally-sensitive techniques with imaging methods with good spatial resolution. For instance, studies using a combination of EEG and MEG have teased apart the role </w:t>
      </w:r>
      <w:r w:rsidRPr="00D027C1">
        <w:rPr>
          <w:rFonts w:ascii="Times New Roman" w:hAnsi="Times New Roman" w:cs="Times New Roman"/>
          <w:sz w:val="22"/>
          <w:szCs w:val="22"/>
        </w:rPr>
        <w:lastRenderedPageBreak/>
        <w:t xml:space="preserve">of low-level signal clarity or high-level prior knowledge in regulating perceptual learning of degraded speech—despite that they recruit a common region in STG—by capitalizing the fact that they operate over different timescales [@sohoglu-davis2016; @sohoglu-davis2020]. </w:t>
      </w:r>
      <w:r w:rsidR="00651368">
        <w:rPr>
          <w:rFonts w:ascii="Times New Roman" w:hAnsi="Times New Roman" w:cs="Times New Roman"/>
          <w:sz w:val="22"/>
          <w:szCs w:val="22"/>
        </w:rPr>
        <w:t>Temporally-sensitive methods are particularly helpful in distinguishing between</w:t>
      </w:r>
      <w:r w:rsidR="00651368" w:rsidRPr="00DB52FA">
        <w:rPr>
          <w:rFonts w:ascii="Times New Roman" w:hAnsi="Times New Roman" w:cs="Times New Roman"/>
          <w:sz w:val="22"/>
          <w:szCs w:val="22"/>
        </w:rPr>
        <w:t xml:space="preserve"> distinct mechanisms </w:t>
      </w:r>
      <w:r w:rsidR="00651368">
        <w:rPr>
          <w:rFonts w:ascii="Times New Roman" w:hAnsi="Times New Roman" w:cs="Times New Roman"/>
          <w:sz w:val="22"/>
          <w:szCs w:val="22"/>
        </w:rPr>
        <w:t xml:space="preserve">that </w:t>
      </w:r>
      <w:r w:rsidR="00651368" w:rsidRPr="00DB52FA">
        <w:rPr>
          <w:rFonts w:ascii="Times New Roman" w:hAnsi="Times New Roman" w:cs="Times New Roman"/>
          <w:sz w:val="22"/>
          <w:szCs w:val="22"/>
        </w:rPr>
        <w:t>may underl</w:t>
      </w:r>
      <w:r w:rsidR="00651368">
        <w:rPr>
          <w:rFonts w:ascii="Times New Roman" w:hAnsi="Times New Roman" w:cs="Times New Roman"/>
          <w:sz w:val="22"/>
          <w:szCs w:val="22"/>
        </w:rPr>
        <w:t>ie</w:t>
      </w:r>
      <w:r w:rsidR="00651368" w:rsidRPr="00DB52FA">
        <w:rPr>
          <w:rFonts w:ascii="Times New Roman" w:hAnsi="Times New Roman" w:cs="Times New Roman"/>
          <w:sz w:val="22"/>
          <w:szCs w:val="22"/>
        </w:rPr>
        <w:t xml:space="preserve"> </w:t>
      </w:r>
      <w:r w:rsidR="00535F1C">
        <w:rPr>
          <w:rFonts w:ascii="Times New Roman" w:hAnsi="Times New Roman" w:cs="Times New Roman"/>
          <w:sz w:val="22"/>
          <w:szCs w:val="22"/>
        </w:rPr>
        <w:t>adaptive speech perception</w:t>
      </w:r>
      <w:r w:rsidR="00651368" w:rsidRPr="00DB52FA">
        <w:rPr>
          <w:rFonts w:ascii="Times New Roman" w:hAnsi="Times New Roman" w:cs="Times New Roman"/>
          <w:sz w:val="22"/>
          <w:szCs w:val="22"/>
        </w:rPr>
        <w:t>. Using P200 as an index for acoustic-phonetic processing, Romero-Rivas et al., </w:t>
      </w:r>
      <w:hyperlink r:id="rId20" w:anchor="lang12438-bib-0049" w:history="1">
        <w:r w:rsidR="00651368" w:rsidRPr="00DB52FA">
          <w:rPr>
            <w:rFonts w:ascii="Times New Roman" w:hAnsi="Times New Roman" w:cs="Times New Roman"/>
            <w:sz w:val="22"/>
            <w:szCs w:val="22"/>
          </w:rPr>
          <w:t>2015</w:t>
        </w:r>
      </w:hyperlink>
      <w:r w:rsidR="00651368" w:rsidRPr="00DB52FA">
        <w:rPr>
          <w:rFonts w:ascii="Times New Roman" w:hAnsi="Times New Roman" w:cs="Times New Roman"/>
          <w:sz w:val="22"/>
          <w:szCs w:val="22"/>
        </w:rPr>
        <w:t xml:space="preserve"> found that the extraction of spectral information and other acoustic features was more difficult for foreign-accented speech than for native speech. Critically, this difference in acoustic-phonetic mapping did not attenuate within a single exposure session, compared to faster improvements in lexical-semantic processing, as indexed by N400. With the caveat that the examined ERP components reflect the underlying distinction between acoustic-phonetic vs. post-lexical processes, these results are compatible with the possibility that neural changes associated with decision making criteria—as aided by lexical information—occur faster than those responsible for acoustic-phonetic </w:t>
      </w:r>
      <w:commentRangeStart w:id="544"/>
      <w:commentRangeStart w:id="545"/>
      <w:commentRangeStart w:id="546"/>
      <w:commentRangeStart w:id="547"/>
      <w:commentRangeStart w:id="548"/>
      <w:r w:rsidR="00651368" w:rsidRPr="00DB52FA">
        <w:rPr>
          <w:rFonts w:ascii="Times New Roman" w:hAnsi="Times New Roman" w:cs="Times New Roman"/>
          <w:sz w:val="22"/>
          <w:szCs w:val="22"/>
        </w:rPr>
        <w:t>mapping</w:t>
      </w:r>
      <w:commentRangeEnd w:id="544"/>
      <w:r w:rsidR="00323C9D">
        <w:rPr>
          <w:rStyle w:val="CommentReference"/>
        </w:rPr>
        <w:commentReference w:id="544"/>
      </w:r>
      <w:commentRangeEnd w:id="545"/>
      <w:r w:rsidR="00323C9D">
        <w:rPr>
          <w:rStyle w:val="CommentReference"/>
        </w:rPr>
        <w:commentReference w:id="545"/>
      </w:r>
      <w:commentRangeEnd w:id="546"/>
      <w:r w:rsidR="00FA6620">
        <w:rPr>
          <w:rStyle w:val="CommentReference"/>
        </w:rPr>
        <w:commentReference w:id="546"/>
      </w:r>
      <w:commentRangeEnd w:id="547"/>
      <w:r w:rsidR="007A1C80">
        <w:rPr>
          <w:rStyle w:val="CommentReference"/>
        </w:rPr>
        <w:commentReference w:id="547"/>
      </w:r>
      <w:commentRangeEnd w:id="548"/>
      <w:r w:rsidR="00203B73">
        <w:rPr>
          <w:rStyle w:val="CommentReference"/>
        </w:rPr>
        <w:commentReference w:id="548"/>
      </w:r>
      <w:r w:rsidR="00651368" w:rsidRPr="00DB52FA">
        <w:rPr>
          <w:rFonts w:ascii="Times New Roman" w:hAnsi="Times New Roman" w:cs="Times New Roman"/>
          <w:sz w:val="22"/>
          <w:szCs w:val="22"/>
        </w:rPr>
        <w:t>.</w:t>
      </w:r>
      <w:r w:rsidR="007A41F2">
        <w:rPr>
          <w:rFonts w:ascii="Times New Roman" w:hAnsi="Times New Roman" w:cs="Times New Roman"/>
          <w:sz w:val="22"/>
          <w:szCs w:val="22"/>
        </w:rPr>
        <w:t xml:space="preserve"> </w:t>
      </w:r>
    </w:p>
    <w:p w14:paraId="768D27D9" w14:textId="77777777" w:rsidR="00651368" w:rsidRPr="00D027C1" w:rsidRDefault="00651368" w:rsidP="000C4BD9">
      <w:pPr>
        <w:adjustRightInd w:val="0"/>
        <w:rPr>
          <w:rFonts w:ascii="Times New Roman" w:hAnsi="Times New Roman" w:cs="Times New Roman"/>
          <w:sz w:val="22"/>
          <w:szCs w:val="22"/>
        </w:rPr>
      </w:pPr>
    </w:p>
    <w:p w14:paraId="77249354" w14:textId="77777777" w:rsidR="00ED7557" w:rsidRPr="00D61D5F" w:rsidRDefault="00000000">
      <w:pPr>
        <w:pStyle w:val="Heading2"/>
        <w:rPr>
          <w:rFonts w:ascii="Times New Roman" w:hAnsi="Times New Roman" w:cs="Times New Roman"/>
          <w:sz w:val="22"/>
          <w:szCs w:val="22"/>
        </w:rPr>
      </w:pPr>
      <w:bookmarkStart w:id="549" w:name="conclusion"/>
      <w:bookmarkEnd w:id="488"/>
      <w:bookmarkEnd w:id="532"/>
      <w:r w:rsidRPr="00D61D5F">
        <w:rPr>
          <w:rFonts w:ascii="Times New Roman" w:hAnsi="Times New Roman" w:cs="Times New Roman"/>
          <w:sz w:val="22"/>
          <w:szCs w:val="22"/>
        </w:rPr>
        <w:t>Conclusion</w:t>
      </w:r>
    </w:p>
    <w:p w14:paraId="51350655" w14:textId="6BB5CB42" w:rsidR="00ED7557" w:rsidRPr="00D61D5F" w:rsidRDefault="00000000">
      <w:pPr>
        <w:pStyle w:val="FirstParagraph"/>
        <w:rPr>
          <w:rFonts w:ascii="Times New Roman" w:hAnsi="Times New Roman" w:cs="Times New Roman"/>
          <w:sz w:val="22"/>
          <w:szCs w:val="22"/>
        </w:rPr>
      </w:pPr>
      <w:commentRangeStart w:id="550"/>
      <w:r w:rsidRPr="00D61D5F">
        <w:rPr>
          <w:rFonts w:ascii="Times New Roman" w:hAnsi="Times New Roman" w:cs="Times New Roman"/>
          <w:sz w:val="22"/>
          <w:szCs w:val="22"/>
        </w:rPr>
        <w:t xml:space="preserve">Through formalizing and simulating three distinct mechanisms of adaptive speech perception, we </w:t>
      </w:r>
      <w:r w:rsidR="00ED3F53">
        <w:rPr>
          <w:rFonts w:ascii="Times New Roman" w:hAnsi="Times New Roman" w:cs="Times New Roman"/>
          <w:sz w:val="22"/>
          <w:szCs w:val="22"/>
        </w:rPr>
        <w:t xml:space="preserve">have </w:t>
      </w:r>
      <w:r w:rsidRPr="00D61D5F">
        <w:rPr>
          <w:rFonts w:ascii="Times New Roman" w:hAnsi="Times New Roman" w:cs="Times New Roman"/>
          <w:sz w:val="22"/>
          <w:szCs w:val="22"/>
        </w:rPr>
        <w:t>explored how these mechanisms may be empirically distinguished from one another. A general conclusion we draw from the current investigation is that, for processes as complex as human speech perception, it is hard to make strong inference without an aid of analytical tools like the one we put forward here.</w:t>
      </w:r>
      <w:commentRangeEnd w:id="550"/>
      <w:r w:rsidR="00A77960">
        <w:rPr>
          <w:rStyle w:val="CommentReference"/>
        </w:rPr>
        <w:commentReference w:id="550"/>
      </w:r>
    </w:p>
    <w:bookmarkEnd w:id="0"/>
    <w:bookmarkEnd w:id="549"/>
    <w:p w14:paraId="2446AF62" w14:textId="7E755EF6" w:rsidR="00ED7557" w:rsidRPr="00D61D5F" w:rsidRDefault="00ED7557">
      <w:pPr>
        <w:pStyle w:val="Bibliography"/>
        <w:rPr>
          <w:rFonts w:ascii="Times New Roman" w:hAnsi="Times New Roman" w:cs="Times New Roman"/>
          <w:sz w:val="22"/>
          <w:szCs w:val="22"/>
        </w:rPr>
      </w:pPr>
    </w:p>
    <w:sectPr w:rsidR="00ED7557" w:rsidRPr="00D61D5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eger, Florian" w:date="2022-09-24T16:24:00Z" w:initials="JF">
    <w:p w14:paraId="52F5458F" w14:textId="77777777" w:rsidR="00F2153E" w:rsidRDefault="00F2153E" w:rsidP="00FF546D">
      <w:r>
        <w:rPr>
          <w:rStyle w:val="CommentReference"/>
        </w:rPr>
        <w:annotationRef/>
      </w:r>
      <w:r>
        <w:rPr>
          <w:sz w:val="20"/>
          <w:szCs w:val="20"/>
        </w:rPr>
        <w:t>This should be integrated in the summary of the AA section, not the in the discussion:</w:t>
      </w:r>
      <w:r>
        <w:rPr>
          <w:sz w:val="20"/>
          <w:szCs w:val="20"/>
        </w:rPr>
        <w:cr/>
      </w:r>
      <w:r>
        <w:rPr>
          <w:sz w:val="20"/>
          <w:szCs w:val="20"/>
        </w:rPr>
        <w:cr/>
        <w:t xml:space="preserve">More specifically, the predictions diverged depending on how these properties relate to L1 listeners’ prior expectations. Under some scenarios, the different change models even predict null results. While such null results are probably under-reported (due to the infamous “filer drawer problem”), the literature contains published examples [e.g., @tan2021; @zheng-samuel2020]. </w:t>
      </w:r>
    </w:p>
  </w:comment>
  <w:comment w:id="2" w:author="Xin Xie" w:date="2022-10-02T14:26:00Z" w:initials="XX">
    <w:p w14:paraId="7971238D" w14:textId="77777777" w:rsidR="008316DD" w:rsidRDefault="00245B78" w:rsidP="008129B3">
      <w:r>
        <w:rPr>
          <w:rStyle w:val="CommentReference"/>
        </w:rPr>
        <w:annotationRef/>
      </w:r>
      <w:r w:rsidR="008316DD">
        <w:rPr>
          <w:b/>
          <w:bCs/>
          <w:sz w:val="20"/>
          <w:szCs w:val="20"/>
        </w:rPr>
        <w:t xml:space="preserve">1. information about grid search for the parameters and stopping criteria are described in the beginning of the Results section of AA. “Best-performing” models are also defined here. </w:t>
      </w:r>
      <w:r w:rsidR="008316DD">
        <w:rPr>
          <w:sz w:val="20"/>
          <w:szCs w:val="20"/>
        </w:rPr>
        <w:cr/>
        <w:t xml:space="preserve">2. for now, parameters for the representational model start at kappa = nu = 4 because this is a requirement in the belief updator function that nu &gt;= 3. For normalization, I start at kappa = 1 (should I change this to 4 for consistency)? </w:t>
      </w:r>
      <w:r w:rsidR="008316DD">
        <w:rPr>
          <w:sz w:val="20"/>
          <w:szCs w:val="20"/>
        </w:rPr>
        <w:cr/>
        <w:t>3. All results generated for the additional cases in the summary section are now saved in ‘figures/plotly/AA_cases’ in case one wants to check how the full range of parameters change model behaviors. The best-performing ones are presented in the text.</w:t>
      </w:r>
    </w:p>
    <w:p w14:paraId="13306BF6" w14:textId="77777777" w:rsidR="008316DD" w:rsidRDefault="008316DD" w:rsidP="008129B3">
      <w:r>
        <w:rPr>
          <w:sz w:val="20"/>
          <w:szCs w:val="20"/>
        </w:rPr>
        <w:t>4. The 3D plots in the GD — I couldn’t get all the panels to fit in on one page. I’ll dig more and fix it</w:t>
      </w:r>
    </w:p>
  </w:comment>
  <w:comment w:id="3" w:author="Xin Xie" w:date="2022-10-01T16:08:00Z" w:initials="XX">
    <w:p w14:paraId="0AC5BD1D" w14:textId="061753B5" w:rsidR="001C03E0" w:rsidRDefault="001C03E0" w:rsidP="004E620E">
      <w:r>
        <w:rPr>
          <w:rStyle w:val="CommentReference"/>
        </w:rPr>
        <w:annotationRef/>
      </w:r>
      <w:r>
        <w:rPr>
          <w:sz w:val="20"/>
          <w:szCs w:val="20"/>
        </w:rPr>
        <w:t xml:space="preserve">Ideally this parameterization should be integrated into the figure below (e.g., as vertical grid labels), but I am not sure how to do that </w:t>
      </w:r>
    </w:p>
  </w:comment>
  <w:comment w:id="6" w:author="Kurumada, Chigusa" w:date="2022-09-17T19:35:00Z" w:initials="KC">
    <w:p w14:paraId="2CD35FC3" w14:textId="0C3D07AA" w:rsidR="00C6559C" w:rsidRDefault="00C6559C" w:rsidP="008C6E22">
      <w:r>
        <w:rPr>
          <w:rStyle w:val="CommentReference"/>
        </w:rPr>
        <w:annotationRef/>
      </w:r>
      <w:r>
        <w:rPr>
          <w:sz w:val="20"/>
          <w:szCs w:val="20"/>
        </w:rPr>
        <w:t>@xin</w:t>
      </w:r>
    </w:p>
    <w:p w14:paraId="13A71794" w14:textId="77777777" w:rsidR="00C6559C" w:rsidRDefault="00C6559C" w:rsidP="008C6E22">
      <w:r>
        <w:rPr>
          <w:sz w:val="20"/>
          <w:szCs w:val="20"/>
        </w:rPr>
        <w:t>In this figure, Panel “A” needs to be “A)”</w:t>
      </w:r>
    </w:p>
  </w:comment>
  <w:comment w:id="7" w:author="T. Florian Jaeger (laptop)" w:date="2022-09-03T17:27:00Z" w:initials="TFJ">
    <w:p w14:paraId="02609919" w14:textId="539F3AA6" w:rsidR="009F06F4" w:rsidRDefault="009F06F4" w:rsidP="009F06F4">
      <w:r>
        <w:rPr>
          <w:rStyle w:val="CommentReference"/>
        </w:rPr>
        <w:annotationRef/>
      </w:r>
      <w:r>
        <w:rPr>
          <w:sz w:val="20"/>
          <w:szCs w:val="20"/>
        </w:rPr>
        <w:t>Predicted adaptation for three types of L2 accents. From bottom to ... Predictions were derived for one random experiment of the same number of exposure and test stimuli as in Case Study 2.</w:t>
      </w:r>
      <w:r>
        <w:rPr>
          <w:sz w:val="20"/>
          <w:szCs w:val="20"/>
        </w:rPr>
        <w:cr/>
      </w:r>
      <w:r>
        <w:rPr>
          <w:sz w:val="20"/>
          <w:szCs w:val="20"/>
        </w:rPr>
        <w:cr/>
        <w:t>Panel A - Distributions of L1- and L2-accented categories. L1-accented categories, represented in light shades, are … [i.e., delete first sentence]</w:t>
      </w:r>
      <w:r>
        <w:rPr>
          <w:sz w:val="20"/>
          <w:szCs w:val="20"/>
        </w:rPr>
        <w:cr/>
      </w:r>
      <w:r>
        <w:rPr>
          <w:sz w:val="20"/>
          <w:szCs w:val="20"/>
        </w:rPr>
        <w:cr/>
        <w:t>Panel B - …. [the fact that the best-fitting parameters are always the same will be confusing. And, as previously mentioned, it raises the question whether the results would be different if a larger range of parameters was considered. e.g. likely the results would be better if kappa = 0 and if beta was larger and if nu was larger.</w:t>
      </w:r>
    </w:p>
  </w:comment>
  <w:comment w:id="8" w:author="Kurumada, Chigusa" w:date="2022-08-30T10:46:00Z" w:initials="KC">
    <w:p w14:paraId="4EDE065C" w14:textId="77777777" w:rsidR="009F06F4" w:rsidRDefault="009F06F4" w:rsidP="009F06F4">
      <w:r>
        <w:rPr>
          <w:rStyle w:val="CommentReference"/>
        </w:rPr>
        <w:annotationRef/>
      </w:r>
      <w:r>
        <w:rPr>
          <w:sz w:val="20"/>
          <w:szCs w:val="20"/>
        </w:rPr>
        <w:t>I have been wondering if the word “prediction” is the right one. But I cannot come up with a better idea.</w:t>
      </w:r>
    </w:p>
  </w:comment>
  <w:comment w:id="9" w:author="Xin Xie" w:date="2022-08-30T23:17:00Z" w:initials="XX">
    <w:p w14:paraId="36A6CCB2" w14:textId="77777777" w:rsidR="009F06F4" w:rsidRDefault="009F06F4" w:rsidP="009F06F4">
      <w:r>
        <w:rPr>
          <w:rStyle w:val="CommentReference"/>
        </w:rPr>
        <w:annotationRef/>
      </w:r>
      <w:r>
        <w:rPr>
          <w:sz w:val="20"/>
          <w:szCs w:val="20"/>
        </w:rPr>
        <w:t>How about ‘insight’?</w:t>
      </w:r>
    </w:p>
  </w:comment>
  <w:comment w:id="10" w:author="T. Florian Jaeger (laptop)" w:date="2022-09-03T18:13:00Z" w:initials="TFJ">
    <w:p w14:paraId="380787E8" w14:textId="24ABF012" w:rsidR="009F06F4" w:rsidRDefault="009F06F4" w:rsidP="009F06F4">
      <w:r>
        <w:rPr>
          <w:rStyle w:val="CommentReference"/>
        </w:rPr>
        <w:annotationRef/>
      </w:r>
      <w:r>
        <w:rPr>
          <w:sz w:val="20"/>
          <w:szCs w:val="20"/>
        </w:rPr>
        <w:t>There is sth important missing here. These are not three randomly selected scenarios. We picked them to illustrate some of the dynamics of the different mechanisms and their dependence on statistics. That should be made clearer (And why we do that rather than a more holistic exploration of e.g., what the best performing models can do for different accent scenarios).</w:t>
      </w:r>
    </w:p>
  </w:comment>
  <w:comment w:id="11" w:author="Jaeger, Florian" w:date="2022-09-30T11:47:00Z" w:initials="JF">
    <w:p w14:paraId="5F47FAB8" w14:textId="77777777" w:rsidR="001F1533" w:rsidRDefault="001F1533" w:rsidP="007E5E1B">
      <w:r>
        <w:rPr>
          <w:rStyle w:val="CommentReference"/>
        </w:rPr>
        <w:annotationRef/>
      </w:r>
      <w:r>
        <w:rPr>
          <w:sz w:val="20"/>
          <w:szCs w:val="20"/>
        </w:rPr>
        <w:t>Why not also change variance of both conditions? Would that be more realistic (somewhat larger /d/ variance, somewhat reduced /t/ variance but still larger for /t/).</w:t>
      </w:r>
    </w:p>
  </w:comment>
  <w:comment w:id="12" w:author="Xin Xie" w:date="2022-10-01T21:48:00Z" w:initials="XX">
    <w:p w14:paraId="0CF5C88D" w14:textId="77777777" w:rsidR="003C07B3" w:rsidRDefault="003C07B3" w:rsidP="004A3778">
      <w:r>
        <w:rPr>
          <w:rStyle w:val="CommentReference"/>
        </w:rPr>
        <w:annotationRef/>
      </w:r>
      <w:r>
        <w:rPr>
          <w:sz w:val="20"/>
          <w:szCs w:val="20"/>
        </w:rPr>
        <w:t xml:space="preserve">I don’t think L2 accented /d/ or /t/ necessarily have larger variance — didn’t our own JASA 2020 paper suggest that Mandarin-accented /d/ and /t/ are no more variable? </w:t>
      </w:r>
    </w:p>
  </w:comment>
  <w:comment w:id="13" w:author="Xin Xie" w:date="2022-10-01T21:50:00Z" w:initials="XX">
    <w:p w14:paraId="109F0F37" w14:textId="77777777" w:rsidR="003C07B3" w:rsidRDefault="003C07B3" w:rsidP="00FF6355">
      <w:r>
        <w:rPr>
          <w:rStyle w:val="CommentReference"/>
        </w:rPr>
        <w:annotationRef/>
      </w:r>
      <w:r>
        <w:rPr>
          <w:sz w:val="20"/>
          <w:szCs w:val="20"/>
        </w:rPr>
        <w:t xml:space="preserve">Also, for this illustration, I intend to keep the changes simple — merely shifting mean already results big changes in the model behaviors. </w:t>
      </w:r>
    </w:p>
  </w:comment>
  <w:comment w:id="14" w:author="Jaeger, Florian" w:date="2022-10-08T16:16:00Z" w:initials="JF">
    <w:p w14:paraId="6FA42CE0" w14:textId="77777777" w:rsidR="00E20549" w:rsidRDefault="00E20549" w:rsidP="00402C3E">
      <w:r>
        <w:rPr>
          <w:rStyle w:val="CommentReference"/>
        </w:rPr>
        <w:annotationRef/>
      </w:r>
      <w:r>
        <w:rPr>
          <w:sz w:val="20"/>
          <w:szCs w:val="20"/>
        </w:rPr>
        <w:t xml:space="preserve">We focused on syllable-final /d/-/t/, but yes. I’m not saying that L2 is always more variable but it </w:t>
      </w:r>
      <w:r>
        <w:rPr>
          <w:i/>
          <w:iCs/>
          <w:sz w:val="20"/>
          <w:szCs w:val="20"/>
        </w:rPr>
        <w:t>can</w:t>
      </w:r>
      <w:r>
        <w:rPr>
          <w:sz w:val="20"/>
          <w:szCs w:val="20"/>
        </w:rPr>
        <w:t xml:space="preserve"> be more variable. More generally, I don’t understand why we would restrict ourselves to no changes in variance. That’s been a theme in the AA section since the beginning and I never quite grasped why.</w:t>
      </w:r>
    </w:p>
    <w:p w14:paraId="4F6AC0F3" w14:textId="77777777" w:rsidR="00E20549" w:rsidRDefault="00E20549" w:rsidP="00402C3E"/>
  </w:comment>
  <w:comment w:id="15" w:author="T. Florian Jaeger (laptop)" w:date="2022-09-03T18:03:00Z" w:initials="TFJ">
    <w:p w14:paraId="26A35AA5" w14:textId="1446E07B" w:rsidR="009F06F4" w:rsidRDefault="009F06F4" w:rsidP="009F06F4">
      <w:r>
        <w:rPr>
          <w:rStyle w:val="CommentReference"/>
        </w:rPr>
        <w:annotationRef/>
      </w:r>
      <w:r>
        <w:rPr>
          <w:b/>
          <w:bCs/>
          <w:sz w:val="20"/>
          <w:szCs w:val="20"/>
        </w:rPr>
        <w:t xml:space="preserve">This seems wrong to me. Spanish accents (like French accents) make voiceless stops sound voiced, not vice versa.This </w:t>
      </w:r>
    </w:p>
  </w:comment>
  <w:comment w:id="16" w:author="Jaeger, Florian" w:date="2022-09-30T11:54:00Z" w:initials="JF">
    <w:p w14:paraId="452C7C75" w14:textId="77777777" w:rsidR="00223481" w:rsidRDefault="00223481" w:rsidP="00740693">
      <w:r>
        <w:rPr>
          <w:rStyle w:val="CommentReference"/>
        </w:rPr>
        <w:annotationRef/>
      </w:r>
      <w:r>
        <w:rPr>
          <w:sz w:val="20"/>
          <w:szCs w:val="20"/>
        </w:rPr>
        <w:t>Is this attested somewhere? Alternative, you could introduce variance changes in a different way.</w:t>
      </w:r>
    </w:p>
    <w:p w14:paraId="56AF6580" w14:textId="77777777" w:rsidR="00223481" w:rsidRDefault="00223481" w:rsidP="00740693"/>
    <w:p w14:paraId="0B57379B" w14:textId="77777777" w:rsidR="00223481" w:rsidRDefault="00223481" w:rsidP="00740693">
      <w:r>
        <w:rPr>
          <w:sz w:val="20"/>
          <w:szCs w:val="20"/>
        </w:rPr>
        <w:t>e.g. changes in cue-weighting are a clear accent type we’re not really showing here. (e.g., increased reliance on f0, as in Korean-accented English).</w:t>
      </w:r>
    </w:p>
  </w:comment>
  <w:comment w:id="17" w:author="Xin Xie" w:date="2022-10-02T14:27:00Z" w:initials="XX">
    <w:p w14:paraId="0DB17DB7" w14:textId="77777777" w:rsidR="00245B78" w:rsidRDefault="00245B78" w:rsidP="00C9028E">
      <w:r>
        <w:rPr>
          <w:rStyle w:val="CommentReference"/>
        </w:rPr>
        <w:annotationRef/>
      </w:r>
      <w:r>
        <w:rPr>
          <w:sz w:val="20"/>
          <w:szCs w:val="20"/>
        </w:rPr>
        <w:t>The main scenario in Case study 2 was exactly that cue-weighting, although it was implemented by relocating category means, not varying variance.</w:t>
      </w:r>
    </w:p>
  </w:comment>
  <w:comment w:id="19" w:author="Xin Xie" w:date="2022-08-29T13:36:00Z" w:initials="XX">
    <w:p w14:paraId="35939983" w14:textId="6BA5511F" w:rsidR="00755D12" w:rsidRDefault="00755D12" w:rsidP="00755D12">
      <w:r>
        <w:rPr>
          <w:rStyle w:val="CommentReference"/>
        </w:rPr>
        <w:annotationRef/>
      </w:r>
      <w:r>
        <w:rPr>
          <w:sz w:val="20"/>
          <w:szCs w:val="20"/>
        </w:rPr>
        <w:t>these two sentences are a bit in conflict with each other. Readers may wonder: so does representational model predict better performance (maximal possible for certain parameter setting) or not?</w:t>
      </w:r>
    </w:p>
  </w:comment>
  <w:comment w:id="20" w:author="Xin Xie" w:date="2022-08-29T13:52:00Z" w:initials="XX">
    <w:p w14:paraId="7A75161F" w14:textId="77777777" w:rsidR="00755D12" w:rsidRDefault="00755D12" w:rsidP="00755D12">
      <w:r>
        <w:rPr>
          <w:rStyle w:val="CommentReference"/>
        </w:rPr>
        <w:annotationRef/>
      </w:r>
      <w:r>
        <w:rPr>
          <w:sz w:val="20"/>
          <w:szCs w:val="20"/>
        </w:rPr>
        <w:t xml:space="preserve">Two things here: 1) should we expand a bit on the computational complexity and list the specific number of parameters for each change model — this is something we currently have in the section ‘sufficiency tests’ in the GD. If we no longer keep that section, this information can go here. </w:t>
      </w:r>
    </w:p>
    <w:p w14:paraId="78DE93CD" w14:textId="77777777" w:rsidR="00755D12" w:rsidRDefault="00755D12" w:rsidP="00755D12"/>
    <w:p w14:paraId="0DD91916" w14:textId="77777777" w:rsidR="00755D12" w:rsidRDefault="00755D12" w:rsidP="00755D12">
      <w:r>
        <w:rPr>
          <w:sz w:val="20"/>
          <w:szCs w:val="20"/>
        </w:rPr>
        <w:t>2) It is one thing what the best performing models can achieve for the representational models, it is another thing what listeners actually do. The readers may think that the representational change model is overly flexible because one can always test a wider variety of parameters. We could say here that the actual best fitting nu and kappa will be determined by human listeners’ behavioral data.</w:t>
      </w:r>
    </w:p>
  </w:comment>
  <w:comment w:id="21" w:author="T. Florian Jaeger (laptop)" w:date="2022-09-03T18:07:00Z" w:initials="TFJ">
    <w:p w14:paraId="70FB2552" w14:textId="77777777" w:rsidR="009F06F4" w:rsidRDefault="009F06F4" w:rsidP="009F06F4">
      <w:r>
        <w:rPr>
          <w:rStyle w:val="CommentReference"/>
        </w:rPr>
        <w:annotationRef/>
      </w:r>
      <w:r>
        <w:rPr>
          <w:sz w:val="20"/>
          <w:szCs w:val="20"/>
        </w:rPr>
        <w:t>This specific case might be due to assumption of Gaussians. I would expect that the results change depending on the degree of shift (b/c that will determine whether the /d/ category will elicit errors only later or also already early in the experiment [since t has larger variance and thus will *wrongly* have high probability left of /d/]).</w:t>
      </w:r>
    </w:p>
  </w:comment>
  <w:comment w:id="22" w:author="Xin Xie" w:date="2022-09-30T00:53:00Z" w:initials="XX">
    <w:p w14:paraId="516D9602" w14:textId="77777777" w:rsidR="005C2174" w:rsidRDefault="005C2174" w:rsidP="00B40C71">
      <w:r>
        <w:rPr>
          <w:rStyle w:val="CommentReference"/>
        </w:rPr>
        <w:annotationRef/>
      </w:r>
      <w:r>
        <w:rPr>
          <w:sz w:val="20"/>
          <w:szCs w:val="20"/>
        </w:rPr>
        <w:t>I tried smaller shifts: the benefit from the decision making model is also tiny (e.g., going from .71 to .72)</w:t>
      </w:r>
    </w:p>
  </w:comment>
  <w:comment w:id="23" w:author="Jaeger, Florian" w:date="2022-09-30T12:59:00Z" w:initials="JF">
    <w:p w14:paraId="378C7A3F" w14:textId="77777777" w:rsidR="00A777F9" w:rsidRDefault="00A777F9" w:rsidP="00E54063">
      <w:r>
        <w:rPr>
          <w:rStyle w:val="CommentReference"/>
        </w:rPr>
        <w:annotationRef/>
      </w:r>
      <w:r>
        <w:rPr>
          <w:sz w:val="20"/>
          <w:szCs w:val="20"/>
        </w:rPr>
        <w:t>Hmmm, there’s something off with the decision-making model. Why does it not predict any change??? Have you tried plotting what happens on each trial and whether that makes sense?</w:t>
      </w:r>
    </w:p>
  </w:comment>
  <w:comment w:id="24" w:author="Xin Xie" w:date="2022-10-03T00:10:00Z" w:initials="XX">
    <w:p w14:paraId="1259447A" w14:textId="77777777" w:rsidR="00935A29" w:rsidRDefault="00935A29" w:rsidP="008C463C">
      <w:r>
        <w:rPr>
          <w:rStyle w:val="CommentReference"/>
        </w:rPr>
        <w:annotationRef/>
      </w:r>
      <w:r>
        <w:rPr>
          <w:sz w:val="20"/>
          <w:szCs w:val="20"/>
        </w:rPr>
        <w:t xml:space="preserve">I check the by-trial results and the category functions. The decision-making models do change. For instance, if I rank the exposure tokens by VOT (adding those with longest VOTs first) and gradually adding in the exposure tokens, then the category boundary is pushed left-ward as the exposure tokens increases in the L2-accented exposure condition. Initially, this results in an overall either the same or lower recognition accuracy than the L1-accented exposure condition. Then as more exposure tokens are heard (especially when the /d/s are coming in), the model categorization function gets pushed back towards right (longer VOT end). When all tokens are heard as exposure tokens, the two conditions almost have the same categorization functions. </w:t>
      </w:r>
    </w:p>
  </w:comment>
  <w:comment w:id="25" w:author="Jaeger, Florian" w:date="2022-10-08T16:19:00Z" w:initials="JF">
    <w:p w14:paraId="480A2418" w14:textId="77777777" w:rsidR="00E20549" w:rsidRDefault="00E20549" w:rsidP="00743FCA">
      <w:r>
        <w:rPr>
          <w:rStyle w:val="CommentReference"/>
        </w:rPr>
        <w:annotationRef/>
      </w:r>
      <w:r>
        <w:rPr>
          <w:sz w:val="20"/>
          <w:szCs w:val="20"/>
        </w:rPr>
        <w:t>I still don’t get it. Can we zoom about it? I feel your answers are not addressing my most basic question. **Why** can’t the decision-making model not learn contrast shifts???</w:t>
      </w:r>
    </w:p>
  </w:comment>
  <w:comment w:id="26" w:author="Jaeger, Florian" w:date="2022-09-30T13:04:00Z" w:initials="JF">
    <w:p w14:paraId="02FC6EF2" w14:textId="351753C7" w:rsidR="00A777F9" w:rsidRDefault="00A777F9" w:rsidP="007B4AE5">
      <w:pPr>
        <w:rPr>
          <w:lang w:eastAsia="zh-CN"/>
        </w:rPr>
      </w:pPr>
      <w:r>
        <w:rPr>
          <w:rStyle w:val="CommentReference"/>
        </w:rPr>
        <w:annotationRef/>
      </w:r>
      <w:r>
        <w:rPr>
          <w:sz w:val="20"/>
          <w:szCs w:val="20"/>
        </w:rPr>
        <w:t>I wasn’t sure what the point of the different variances in the shift conditions was, as described here. So I suggested deletion.</w:t>
      </w:r>
    </w:p>
  </w:comment>
  <w:comment w:id="27" w:author="Xin Xie" w:date="2022-10-02T15:05:00Z" w:initials="XX">
    <w:p w14:paraId="08ACEDAD" w14:textId="77777777" w:rsidR="007F7C3A" w:rsidRDefault="007F7C3A" w:rsidP="00D73D1D">
      <w:r>
        <w:rPr>
          <w:rStyle w:val="CommentReference"/>
        </w:rPr>
        <w:annotationRef/>
      </w:r>
      <w:r>
        <w:rPr>
          <w:sz w:val="20"/>
          <w:szCs w:val="20"/>
        </w:rPr>
        <w:t xml:space="preserve">I intended to use the “shift + variance increase” case to show that sometimes a medium-range nu is most beneficial, and this contrasts with the ‘shift only’ case to show that category variance changes directly impact the model behaviors. But I am fine with deleting it as it is a subtle point. </w:t>
      </w:r>
    </w:p>
  </w:comment>
  <w:comment w:id="28" w:author="T. Florian Jaeger (laptop)" w:date="2022-09-03T18:22:00Z" w:initials="TFJ">
    <w:p w14:paraId="5AAA1700" w14:textId="77FC64F7" w:rsidR="009F06F4" w:rsidRDefault="009F06F4" w:rsidP="009F06F4">
      <w:r>
        <w:rPr>
          <w:rStyle w:val="CommentReference"/>
        </w:rPr>
        <w:annotationRef/>
      </w:r>
      <w:r>
        <w:rPr>
          <w:sz w:val="20"/>
          <w:szCs w:val="20"/>
        </w:rPr>
        <w:t>Do they even find a null effect for L2 adaptation? If not, this argument is confusing. (I tried to spell it out to make it clearer).</w:t>
      </w:r>
    </w:p>
  </w:comment>
  <w:comment w:id="29" w:author="Xin Xie" w:date="2022-09-07T21:44:00Z" w:initials="XX">
    <w:p w14:paraId="4A413FDA" w14:textId="77777777" w:rsidR="009F06F4" w:rsidRDefault="009F06F4" w:rsidP="009F06F4">
      <w:r>
        <w:rPr>
          <w:rStyle w:val="CommentReference"/>
        </w:rPr>
        <w:annotationRef/>
      </w:r>
      <w:r>
        <w:rPr>
          <w:sz w:val="20"/>
          <w:szCs w:val="20"/>
        </w:rPr>
        <w:t>I think we should remove this footnote to be fair to Zheng &amp; Samuel. See my message on Slack.</w:t>
      </w:r>
    </w:p>
  </w:comment>
  <w:comment w:id="30" w:author="Xin Xie" w:date="2022-10-02T15:10:00Z" w:initials="XX">
    <w:p w14:paraId="2553EC5F" w14:textId="77777777" w:rsidR="007F7C3A" w:rsidRDefault="007F7C3A" w:rsidP="00F32C8E">
      <w:r>
        <w:rPr>
          <w:rStyle w:val="CommentReference"/>
        </w:rPr>
        <w:annotationRef/>
      </w:r>
      <w:r>
        <w:rPr>
          <w:sz w:val="20"/>
          <w:szCs w:val="20"/>
        </w:rPr>
        <w:t>See my comment regarding the table at the very top. Do you know how to integrate the parameters into the figure?</w:t>
      </w:r>
    </w:p>
  </w:comment>
  <w:comment w:id="31" w:author="Jaeger, Florian" w:date="2022-09-30T13:11:00Z" w:initials="JF">
    <w:p w14:paraId="68167B8F" w14:textId="3680BABB" w:rsidR="006A4B6A" w:rsidRDefault="006A4B6A" w:rsidP="003C4706">
      <w:r>
        <w:rPr>
          <w:rStyle w:val="CommentReference"/>
        </w:rPr>
        <w:annotationRef/>
      </w:r>
      <w:r>
        <w:rPr>
          <w:sz w:val="20"/>
          <w:szCs w:val="20"/>
        </w:rPr>
        <w:t>? Where is this considered?</w:t>
      </w:r>
    </w:p>
  </w:comment>
  <w:comment w:id="32" w:author="Xin Xie" w:date="2022-10-01T16:47:00Z" w:initials="XX">
    <w:p w14:paraId="03D526DC" w14:textId="77777777" w:rsidR="00CA4D2E" w:rsidRDefault="00CA4D2E" w:rsidP="00A24902">
      <w:r>
        <w:rPr>
          <w:rStyle w:val="CommentReference"/>
        </w:rPr>
        <w:annotationRef/>
      </w:r>
      <w:r>
        <w:rPr>
          <w:sz w:val="20"/>
          <w:szCs w:val="20"/>
        </w:rPr>
        <w:t>This was the main scenario presented as Case stud 2</w:t>
      </w:r>
    </w:p>
  </w:comment>
  <w:comment w:id="33" w:author="Xin Xie" w:date="2022-08-29T14:31:00Z" w:initials="XX">
    <w:p w14:paraId="443B7AC4" w14:textId="62862128" w:rsidR="009F06F4" w:rsidRDefault="009F06F4" w:rsidP="009F06F4">
      <w:r>
        <w:rPr>
          <w:rStyle w:val="CommentReference"/>
        </w:rPr>
        <w:annotationRef/>
      </w:r>
      <w:r>
        <w:rPr>
          <w:sz w:val="20"/>
          <w:szCs w:val="20"/>
        </w:rPr>
        <w:t xml:space="preserve">I removed the sentence about random individual variation and the more predictable accent-level variation here, because I feel it is a bit misleading to say that the individual talker variation is random, and it is not needed to contrast these two sources of variation here. </w:t>
      </w:r>
    </w:p>
  </w:comment>
  <w:comment w:id="34" w:author="Xin Xie" w:date="2022-08-29T16:19:00Z" w:initials="XX">
    <w:p w14:paraId="10E4BA74" w14:textId="55D3A532" w:rsidR="007344C7" w:rsidRDefault="007344C7" w:rsidP="00F61EBA">
      <w:r>
        <w:rPr>
          <w:rStyle w:val="CommentReference"/>
        </w:rPr>
        <w:annotationRef/>
      </w:r>
      <w:r>
        <w:rPr>
          <w:sz w:val="20"/>
          <w:szCs w:val="20"/>
        </w:rPr>
        <w:t xml:space="preserve">At the end of the PR section, we said we will “discuss ways to more decisively distinguish between the three explanations” in the GD. </w:t>
      </w:r>
    </w:p>
  </w:comment>
  <w:comment w:id="35" w:author="Kurumada, Chigusa" w:date="2022-10-22T15:32:00Z" w:initials="KC">
    <w:p w14:paraId="180BB215" w14:textId="77777777" w:rsidR="005270D7" w:rsidRDefault="005270D7" w:rsidP="00676613">
      <w:r>
        <w:rPr>
          <w:rStyle w:val="CommentReference"/>
        </w:rPr>
        <w:annotationRef/>
      </w:r>
      <w:r>
        <w:rPr>
          <w:sz w:val="20"/>
          <w:szCs w:val="20"/>
        </w:rPr>
        <w:t>I am editing things from this point on. (10/21/2022)</w:t>
      </w:r>
    </w:p>
  </w:comment>
  <w:comment w:id="36" w:author="Kurumada, Chigusa" w:date="2022-10-22T15:44:00Z" w:initials="KC">
    <w:p w14:paraId="120E6192" w14:textId="77777777" w:rsidR="00172F6C" w:rsidRDefault="00172F6C" w:rsidP="003D77A8">
      <w:r>
        <w:rPr>
          <w:rStyle w:val="CommentReference"/>
        </w:rPr>
        <w:annotationRef/>
      </w:r>
      <w:r>
        <w:rPr>
          <w:sz w:val="20"/>
          <w:szCs w:val="20"/>
        </w:rPr>
        <w:t>This sentence was really long and convoluted. I prefer to keep it short.</w:t>
      </w:r>
    </w:p>
  </w:comment>
  <w:comment w:id="58" w:author="Jaeger, Florian" w:date="2022-09-24T17:05:00Z" w:initials="JF">
    <w:p w14:paraId="524E029F" w14:textId="32D0C1E3" w:rsidR="00590EFE" w:rsidRDefault="00590EFE" w:rsidP="0095449E">
      <w:pPr>
        <w:rPr>
          <w:lang w:eastAsia="zh-CN"/>
        </w:rPr>
      </w:pPr>
      <w:r>
        <w:rPr>
          <w:rStyle w:val="CommentReference"/>
        </w:rPr>
        <w:annotationRef/>
      </w:r>
      <w:r>
        <w:rPr>
          <w:sz w:val="20"/>
          <w:szCs w:val="20"/>
        </w:rPr>
        <w:t>Chigusa, could we have a more abstract version of the figure you made here? This one would only have two task dimensions (observable behavior 1 [e.g., accuracy for /d/ recognition] and 2 [accuracy for /t/ recognition]). All models start in the same place and then end in some place that is somewhere close to the ideal end state. It’s just one panel.</w:t>
      </w:r>
    </w:p>
  </w:comment>
  <w:comment w:id="79" w:author="Jaeger, Florian" w:date="2022-10-28T16:43:00Z" w:initials="JF">
    <w:p w14:paraId="60580278" w14:textId="77777777" w:rsidR="001508B3" w:rsidRDefault="001508B3" w:rsidP="002F4CEB">
      <w:r>
        <w:rPr>
          <w:rStyle w:val="CommentReference"/>
        </w:rPr>
        <w:annotationRef/>
      </w:r>
      <w:r>
        <w:rPr>
          <w:sz w:val="20"/>
          <w:szCs w:val="20"/>
        </w:rPr>
        <w:t>This still needs work but let’s first chat about the figure.</w:t>
      </w:r>
    </w:p>
  </w:comment>
  <w:comment w:id="159" w:author="Jaeger, Florian" w:date="2022-10-21T16:40:00Z" w:initials="JF">
    <w:p w14:paraId="39B2012A" w14:textId="24699024" w:rsidR="00143339" w:rsidRDefault="00143339" w:rsidP="00EB227A">
      <w:r>
        <w:rPr>
          <w:rStyle w:val="CommentReference"/>
        </w:rPr>
        <w:annotationRef/>
      </w:r>
      <w:r>
        <w:rPr>
          <w:sz w:val="20"/>
          <w:szCs w:val="20"/>
        </w:rPr>
        <w:t>Weaken?</w:t>
      </w:r>
    </w:p>
  </w:comment>
  <w:comment w:id="153" w:author="Jaeger, Florian" w:date="2022-10-21T16:43:00Z" w:initials="JF">
    <w:p w14:paraId="19D5F86D" w14:textId="77777777" w:rsidR="00143339" w:rsidRDefault="00143339" w:rsidP="00FB6C78">
      <w:r>
        <w:rPr>
          <w:rStyle w:val="CommentReference"/>
        </w:rPr>
        <w:annotationRef/>
      </w:r>
      <w:r>
        <w:rPr>
          <w:sz w:val="20"/>
          <w:szCs w:val="20"/>
        </w:rPr>
        <w:t xml:space="preserve">Perhaps be explicit that this might seem in conflict with what we said through the case studies. </w:t>
      </w:r>
    </w:p>
    <w:p w14:paraId="40A83561" w14:textId="77777777" w:rsidR="00143339" w:rsidRDefault="00143339" w:rsidP="00FB6C78"/>
    <w:p w14:paraId="27EB5F3D" w14:textId="77777777" w:rsidR="00143339" w:rsidRDefault="00143339" w:rsidP="00FB6C78">
      <w:r>
        <w:rPr>
          <w:sz w:val="20"/>
          <w:szCs w:val="20"/>
        </w:rPr>
        <w:t xml:space="preserve">But both can be—and unfortunately seem to be—true: (1) overall it’s clear that no single of the three mechanisms </w:t>
      </w:r>
      <w:r>
        <w:rPr>
          <w:i/>
          <w:iCs/>
          <w:sz w:val="20"/>
          <w:szCs w:val="20"/>
        </w:rPr>
        <w:t>can explain the full</w:t>
      </w:r>
      <w:r>
        <w:rPr>
          <w:sz w:val="20"/>
          <w:szCs w:val="20"/>
        </w:rPr>
        <w:t xml:space="preserve"> variety of adaptive responses that humans exhibit but (2) for the two common  paradigms and the levels at which they are usually analyzed one typically can’t tell which of the three mechanisms would be at work, </w:t>
      </w:r>
      <w:r>
        <w:rPr>
          <w:i/>
          <w:iCs/>
          <w:sz w:val="20"/>
          <w:szCs w:val="20"/>
        </w:rPr>
        <w:t>even</w:t>
      </w:r>
      <w:r>
        <w:rPr>
          <w:sz w:val="20"/>
          <w:szCs w:val="20"/>
        </w:rPr>
        <w:t xml:space="preserve"> if one assumes that only one of them is at work (and therefore one can’t even begin to think about how one would determine the relative engagement of several of these mechanisms).</w:t>
      </w:r>
    </w:p>
  </w:comment>
  <w:comment w:id="468" w:author="Kurumada, Chigusa" w:date="2022-10-22T17:39:00Z" w:initials="KC">
    <w:p w14:paraId="69D3FA2B" w14:textId="77777777" w:rsidR="00B86A5E" w:rsidRDefault="00B86A5E" w:rsidP="00BA4C90">
      <w:r>
        <w:rPr>
          <w:rStyle w:val="CommentReference"/>
        </w:rPr>
        <w:annotationRef/>
      </w:r>
      <w:r>
        <w:rPr>
          <w:sz w:val="20"/>
          <w:szCs w:val="20"/>
        </w:rPr>
        <w:t xml:space="preserve">Does this mean “adaptation” or “joint engagement of multiple mechanisms”? </w:t>
      </w:r>
    </w:p>
  </w:comment>
  <w:comment w:id="472" w:author="Jaeger, Florian" w:date="2022-10-21T16:48:00Z" w:initials="JF">
    <w:p w14:paraId="23AC7728" w14:textId="7A9C608C" w:rsidR="00143339" w:rsidRDefault="00143339" w:rsidP="00D45566">
      <w:r>
        <w:rPr>
          <w:rStyle w:val="CommentReference"/>
        </w:rPr>
        <w:annotationRef/>
      </w:r>
      <w:r>
        <w:rPr>
          <w:sz w:val="20"/>
          <w:szCs w:val="20"/>
        </w:rPr>
        <w:t>Why we are providing these recommendations: to move the field towards a state in which we have more data that is more directly informative about the engagement of the different mechanisms. Even researchers whose primary interests are not to distinguish between the mechanism can contribute to this endeavor by keeping in mind these recommendations during the design and dissemination of their experiments, creating data that is more informative about …</w:t>
      </w:r>
    </w:p>
  </w:comment>
  <w:comment w:id="489" w:author="Kurumada, Chigusa" w:date="2022-10-22T15:27:00Z" w:initials="KC">
    <w:p w14:paraId="253649AE" w14:textId="77777777" w:rsidR="005270D7" w:rsidRDefault="005270D7" w:rsidP="00702EEB">
      <w:r>
        <w:rPr>
          <w:rStyle w:val="CommentReference"/>
        </w:rPr>
        <w:annotationRef/>
      </w:r>
      <w:r>
        <w:rPr>
          <w:sz w:val="20"/>
          <w:szCs w:val="20"/>
        </w:rPr>
        <w:t>“Strong theories/models” sounds a bit weird to me. Perhaps:</w:t>
      </w:r>
    </w:p>
    <w:p w14:paraId="2EB56371" w14:textId="77777777" w:rsidR="005270D7" w:rsidRDefault="005270D7" w:rsidP="00702EEB"/>
    <w:p w14:paraId="7FB4A79C" w14:textId="77777777" w:rsidR="005270D7" w:rsidRDefault="005270D7" w:rsidP="00702EEB">
      <w:r>
        <w:rPr>
          <w:sz w:val="20"/>
          <w:szCs w:val="20"/>
        </w:rPr>
        <w:t xml:space="preserve">“develop and employ theories and models that allows for an strong inference approach to scientific inquiry” </w:t>
      </w:r>
    </w:p>
    <w:p w14:paraId="508F0967" w14:textId="77777777" w:rsidR="005270D7" w:rsidRDefault="005270D7" w:rsidP="00702EEB"/>
    <w:p w14:paraId="1A688678" w14:textId="77777777" w:rsidR="005270D7" w:rsidRDefault="005270D7" w:rsidP="00702EEB">
      <w:r>
        <w:rPr>
          <w:sz w:val="20"/>
          <w:szCs w:val="20"/>
        </w:rPr>
        <w:t>“develop and employ theories and models in the spirit of Platt’s strong inference approach to scientific inquiry”</w:t>
      </w:r>
    </w:p>
    <w:p w14:paraId="36FB5919" w14:textId="77777777" w:rsidR="005270D7" w:rsidRDefault="005270D7" w:rsidP="00702EEB"/>
    <w:p w14:paraId="28FC3BBA" w14:textId="77777777" w:rsidR="005270D7" w:rsidRDefault="005270D7" w:rsidP="00702EEB"/>
  </w:comment>
  <w:comment w:id="490" w:author="Jaeger, Florian" w:date="2022-09-18T12:52:00Z" w:initials="JF">
    <w:p w14:paraId="1180A7D8" w14:textId="0AC0FDCE" w:rsidR="00966C26" w:rsidRDefault="00966C26" w:rsidP="00BE2F50">
      <w:r>
        <w:rPr>
          <w:rStyle w:val="CommentReference"/>
        </w:rPr>
        <w:annotationRef/>
      </w:r>
      <w:r>
        <w:rPr>
          <w:sz w:val="20"/>
          <w:szCs w:val="20"/>
        </w:rPr>
        <w:t>Changed this back. I felt “multidimensional acoustic statistics” was unnecessarily complex.</w:t>
      </w:r>
    </w:p>
  </w:comment>
  <w:comment w:id="491" w:author="Xin Xie" w:date="2022-08-31T14:49:00Z" w:initials="XX">
    <w:p w14:paraId="4569C19D" w14:textId="00627E02" w:rsidR="003F05F8" w:rsidRDefault="003F05F8" w:rsidP="003F05F8">
      <w:r>
        <w:rPr>
          <w:rStyle w:val="CommentReference"/>
        </w:rPr>
        <w:annotationRef/>
      </w:r>
      <w:r>
        <w:rPr>
          <w:sz w:val="20"/>
          <w:szCs w:val="20"/>
        </w:rPr>
        <w:t>I like putting this upfront. It reinforces the idea from the summary above and set a good background to the following recommendations.</w:t>
      </w:r>
    </w:p>
  </w:comment>
  <w:comment w:id="492" w:author="Jaeger, Florian" w:date="2022-09-11T15:53:00Z" w:initials="JF">
    <w:p w14:paraId="126BEB82" w14:textId="21A308A2" w:rsidR="00571D23" w:rsidRDefault="00571D23" w:rsidP="00571D23">
      <w:r>
        <w:rPr>
          <w:rStyle w:val="CommentReference"/>
        </w:rPr>
        <w:annotationRef/>
      </w:r>
      <w:r>
        <w:rPr>
          <w:sz w:val="20"/>
          <w:szCs w:val="20"/>
        </w:rPr>
        <w:t>Theodore for sure. Others?</w:t>
      </w:r>
    </w:p>
  </w:comment>
  <w:comment w:id="493" w:author="Xin Xie" w:date="2022-09-27T16:55:00Z" w:initials="XX">
    <w:p w14:paraId="34B4D156" w14:textId="77777777" w:rsidR="00E57BEB" w:rsidRDefault="00E57BEB" w:rsidP="009F27A0">
      <w:r>
        <w:rPr>
          <w:rStyle w:val="CommentReference"/>
        </w:rPr>
        <w:annotationRef/>
      </w:r>
      <w:r>
        <w:rPr>
          <w:sz w:val="20"/>
          <w:szCs w:val="20"/>
        </w:rPr>
        <w:t>Saltzman &amp; Myers, 2021; they reported exposure stats, but did not relate them to test stimuli though.</w:t>
      </w:r>
    </w:p>
  </w:comment>
  <w:comment w:id="494" w:author="Xin Xie" w:date="2022-09-13T10:32:00Z" w:initials="XX">
    <w:p w14:paraId="7A9FA641" w14:textId="080E0013" w:rsidR="00E513CB" w:rsidRDefault="00E513CB" w:rsidP="009600A8">
      <w:r>
        <w:rPr>
          <w:rStyle w:val="CommentReference"/>
        </w:rPr>
        <w:annotationRef/>
      </w:r>
      <w:r>
        <w:rPr>
          <w:sz w:val="20"/>
          <w:szCs w:val="20"/>
        </w:rPr>
        <w:t>Consider adding the new Fig.25 to illustrate the point that even when the accuracies are the same, the underlying functions can differ.</w:t>
      </w:r>
    </w:p>
  </w:comment>
  <w:comment w:id="495" w:author="Jaeger, Florian" w:date="2022-09-11T15:32:00Z" w:initials="JF">
    <w:p w14:paraId="642DE2AC" w14:textId="77777777" w:rsidR="00682B0C" w:rsidRDefault="00682B0C" w:rsidP="00682B0C">
      <w:r>
        <w:rPr>
          <w:rStyle w:val="CommentReference"/>
        </w:rPr>
        <w:annotationRef/>
      </w:r>
      <w:r>
        <w:rPr>
          <w:sz w:val="20"/>
          <w:szCs w:val="20"/>
        </w:rPr>
        <w:t xml:space="preserve">I feel this is a term that should be made clear in the AA section if it isn’t already. It should be necessary to define it </w:t>
      </w:r>
      <w:r>
        <w:rPr>
          <w:i/>
          <w:iCs/>
          <w:sz w:val="20"/>
          <w:szCs w:val="20"/>
        </w:rPr>
        <w:t>here.</w:t>
      </w:r>
    </w:p>
  </w:comment>
  <w:comment w:id="496" w:author="Xin Xie" w:date="2022-09-20T22:45:00Z" w:initials="XX">
    <w:p w14:paraId="4F5DC5A3" w14:textId="77777777" w:rsidR="00682B0C" w:rsidRDefault="00682B0C" w:rsidP="00682B0C">
      <w:r>
        <w:rPr>
          <w:rStyle w:val="CommentReference"/>
        </w:rPr>
        <w:annotationRef/>
      </w:r>
      <w:r>
        <w:rPr>
          <w:sz w:val="20"/>
          <w:szCs w:val="20"/>
        </w:rPr>
        <w:t xml:space="preserve">It depends on whether we should try to find the real ‘best-performing’ global parameters for all models, which requires us to say more about how we explored the parameter space and determines what is best-performing, or just limit the parameter search to the grid used in the main scenario (and in Case Study 1). </w:t>
      </w:r>
    </w:p>
  </w:comment>
  <w:comment w:id="497" w:author="Xin Xie" w:date="2022-09-21T16:29:00Z" w:initials="XX">
    <w:p w14:paraId="5B73E04B" w14:textId="77777777" w:rsidR="00682B0C" w:rsidRDefault="00682B0C" w:rsidP="00682B0C">
      <w:r>
        <w:rPr>
          <w:rStyle w:val="CommentReference"/>
        </w:rPr>
        <w:annotationRef/>
      </w:r>
      <w:r>
        <w:rPr>
          <w:sz w:val="20"/>
          <w:szCs w:val="20"/>
        </w:rPr>
        <w:t>For instance, the best-performing normalization model could be when kappa = 1 instead of kappa = 4; and the bias model may plateaus at beta = 8 instead of beta = .8 (as shown in the main scenario)</w:t>
      </w:r>
    </w:p>
  </w:comment>
  <w:comment w:id="498" w:author="Jaeger, Florian" w:date="2022-09-23T12:23:00Z" w:initials="JF">
    <w:p w14:paraId="07709489" w14:textId="77777777" w:rsidR="00682B0C" w:rsidRDefault="00682B0C" w:rsidP="00682B0C">
      <w:r>
        <w:rPr>
          <w:rStyle w:val="CommentReference"/>
        </w:rPr>
        <w:annotationRef/>
      </w:r>
      <w:r>
        <w:rPr>
          <w:sz w:val="20"/>
          <w:szCs w:val="20"/>
        </w:rPr>
        <w:t xml:space="preserve">Yeah, I think we can use these best models? A footnote explaining that we expanded the parameter space might suffice? </w:t>
      </w:r>
    </w:p>
    <w:p w14:paraId="04FF05D8" w14:textId="77777777" w:rsidR="00682B0C" w:rsidRDefault="00682B0C" w:rsidP="00682B0C"/>
    <w:p w14:paraId="468FDA2E" w14:textId="77777777" w:rsidR="00682B0C" w:rsidRDefault="00682B0C" w:rsidP="00682B0C">
      <w:r>
        <w:rPr>
          <w:sz w:val="20"/>
          <w:szCs w:val="20"/>
        </w:rPr>
        <w:t>OR (better in my view): you change the the range of parameters explored in Section 4 already. So the issue never comes up.</w:t>
      </w:r>
    </w:p>
  </w:comment>
  <w:comment w:id="499" w:author="Xin Xie" w:date="2022-09-20T23:06:00Z" w:initials="XX">
    <w:p w14:paraId="46B232CE" w14:textId="77777777" w:rsidR="00A21316" w:rsidRDefault="00A21316" w:rsidP="00A05B1F">
      <w:r>
        <w:rPr>
          <w:rStyle w:val="CommentReference"/>
        </w:rPr>
        <w:annotationRef/>
      </w:r>
      <w:r>
        <w:rPr>
          <w:sz w:val="20"/>
          <w:szCs w:val="20"/>
        </w:rPr>
        <w:t xml:space="preserve">I think something like this would be helpful. These are not the best-performing models. I’ll change the z-axis on the bottom panel to zoom in on the differences. </w:t>
      </w:r>
    </w:p>
  </w:comment>
  <w:comment w:id="500" w:author="Jaeger, Florian" w:date="2022-09-23T12:13:00Z" w:initials="JF">
    <w:p w14:paraId="5F1BB3B0" w14:textId="77777777" w:rsidR="007C0892" w:rsidRDefault="007C0892" w:rsidP="005D6EC5">
      <w:r>
        <w:rPr>
          <w:rStyle w:val="CommentReference"/>
        </w:rPr>
        <w:annotationRef/>
      </w:r>
      <w:r>
        <w:rPr>
          <w:sz w:val="20"/>
          <w:szCs w:val="20"/>
        </w:rPr>
        <w:t>I agree</w:t>
      </w:r>
    </w:p>
  </w:comment>
  <w:comment w:id="501" w:author="Jaeger, Florian" w:date="2022-09-24T13:37:00Z" w:initials="JF">
    <w:p w14:paraId="28F47A32" w14:textId="77777777" w:rsidR="009D0FDC" w:rsidRDefault="009D0FDC" w:rsidP="00743011">
      <w:r>
        <w:rPr>
          <w:rStyle w:val="CommentReference"/>
        </w:rPr>
        <w:annotationRef/>
      </w:r>
      <w:r>
        <w:rPr>
          <w:sz w:val="20"/>
          <w:szCs w:val="20"/>
        </w:rPr>
        <w:t>Should we split this into A (Top row) and B  (remaining three rows) for ease of addressing the rows? Or split it into A-D?</w:t>
      </w:r>
    </w:p>
  </w:comment>
  <w:comment w:id="502" w:author="Jaeger, Florian" w:date="2022-09-18T16:51:00Z" w:initials="JF">
    <w:p w14:paraId="41F16762" w14:textId="77777777" w:rsidR="00682B0C" w:rsidRDefault="00682B0C" w:rsidP="00682B0C">
      <w:r>
        <w:rPr>
          <w:rStyle w:val="CommentReference"/>
        </w:rPr>
        <w:annotationRef/>
      </w:r>
      <w:r>
        <w:rPr>
          <w:sz w:val="20"/>
          <w:szCs w:val="20"/>
        </w:rPr>
        <w:t>This might change since I think we should have both the best-performing models and the most similar models here.</w:t>
      </w:r>
    </w:p>
  </w:comment>
  <w:comment w:id="503" w:author="Kurumada, Chigusa" w:date="2022-09-17T15:08:00Z" w:initials="KC">
    <w:p w14:paraId="50C80442" w14:textId="7A721F8B" w:rsidR="00E02E5A" w:rsidRDefault="00E02E5A" w:rsidP="00586309">
      <w:r>
        <w:rPr>
          <w:rStyle w:val="CommentReference"/>
        </w:rPr>
        <w:annotationRef/>
      </w:r>
      <w:r>
        <w:rPr>
          <w:sz w:val="20"/>
          <w:szCs w:val="20"/>
        </w:rPr>
        <w:t>I feel this is a bit orphaned. Why do we have this here?</w:t>
      </w:r>
    </w:p>
  </w:comment>
  <w:comment w:id="504" w:author="Jaeger, Florian" w:date="2022-09-18T16:50:00Z" w:initials="JF">
    <w:p w14:paraId="6D9F48D8" w14:textId="77777777" w:rsidR="00FF3D64" w:rsidRDefault="00FF3D64" w:rsidP="003E36A8">
      <w:r>
        <w:rPr>
          <w:rStyle w:val="CommentReference"/>
        </w:rPr>
        <w:annotationRef/>
      </w:r>
      <w:r>
        <w:rPr>
          <w:sz w:val="20"/>
          <w:szCs w:val="20"/>
        </w:rPr>
        <w:t>To make explicit that one can address this by fitting models. It’s meant to be contrasted with the paragraph after this one. But perhaps that should be made clearer.</w:t>
      </w:r>
    </w:p>
  </w:comment>
  <w:comment w:id="505" w:author="Jaeger, Florian" w:date="2022-09-23T12:23:00Z" w:initials="JF">
    <w:p w14:paraId="4E0500B2" w14:textId="77777777" w:rsidR="00B73479" w:rsidRDefault="00B73479" w:rsidP="00031181">
      <w:r>
        <w:rPr>
          <w:rStyle w:val="CommentReference"/>
        </w:rPr>
        <w:annotationRef/>
      </w:r>
      <w:r>
        <w:rPr>
          <w:sz w:val="20"/>
          <w:szCs w:val="20"/>
        </w:rPr>
        <w:t>@Chigusa, can you re-read and see what you think?</w:t>
      </w:r>
    </w:p>
  </w:comment>
  <w:comment w:id="506" w:author="Kurumada, Chigusa" w:date="2022-09-24T12:24:00Z" w:initials="KC">
    <w:p w14:paraId="17774C69" w14:textId="77777777" w:rsidR="00E213EE" w:rsidRDefault="00E213EE" w:rsidP="003F2B65">
      <w:r>
        <w:rPr>
          <w:rStyle w:val="CommentReference"/>
        </w:rPr>
        <w:annotationRef/>
      </w:r>
      <w:r>
        <w:rPr>
          <w:sz w:val="20"/>
          <w:szCs w:val="20"/>
        </w:rPr>
        <w:t>The first sentence of this paragraph was confusing to me. I moved it to the beginning of the next para. The contrast between the two paragraphs is made clearer this way, I think?</w:t>
      </w:r>
    </w:p>
  </w:comment>
  <w:comment w:id="507" w:author="Jaeger, Florian" w:date="2022-09-11T16:27:00Z" w:initials="JF">
    <w:p w14:paraId="4473C847" w14:textId="7227B65C" w:rsidR="00520E34" w:rsidRDefault="00520E34" w:rsidP="00BA5082">
      <w:r>
        <w:rPr>
          <w:rStyle w:val="CommentReference"/>
        </w:rPr>
        <w:annotationRef/>
      </w:r>
      <w:r>
        <w:rPr>
          <w:sz w:val="20"/>
          <w:szCs w:val="20"/>
        </w:rPr>
        <w:t>Please let’s keep text like this. (I had to repair the references; I’ve seen to often before that they were *wrongly* copied back into the rmd). Please humor me.</w:t>
      </w:r>
    </w:p>
  </w:comment>
  <w:comment w:id="508" w:author="Xin Xie" w:date="2022-09-12T22:23:00Z" w:initials="XX">
    <w:p w14:paraId="413791E8" w14:textId="77777777" w:rsidR="00A51C35" w:rsidRDefault="00A51C35" w:rsidP="007170EE">
      <w:r>
        <w:rPr>
          <w:rStyle w:val="CommentReference"/>
        </w:rPr>
        <w:annotationRef/>
      </w:r>
      <w:r>
        <w:rPr>
          <w:sz w:val="20"/>
          <w:szCs w:val="20"/>
        </w:rPr>
        <w:t>Are you referring to the change of line between the footnote and the last sentence?</w:t>
      </w:r>
    </w:p>
  </w:comment>
  <w:comment w:id="510" w:author="Jaeger, Florian" w:date="2022-09-11T17:13:00Z" w:initials="JF">
    <w:p w14:paraId="59C43ACB" w14:textId="77777777" w:rsidR="006C3D9F" w:rsidRDefault="006C3D9F" w:rsidP="006F50D9">
      <w:r>
        <w:rPr>
          <w:rStyle w:val="CommentReference"/>
        </w:rPr>
        <w:annotationRef/>
      </w:r>
      <w:r>
        <w:rPr>
          <w:sz w:val="20"/>
          <w:szCs w:val="20"/>
        </w:rPr>
        <w:t>Here it will be critical to know whether this has ALREADY been established or needs to be established HERE.</w:t>
      </w:r>
    </w:p>
  </w:comment>
  <w:comment w:id="511" w:author="Jaeger, Florian" w:date="2022-09-24T14:38:00Z" w:initials="JF">
    <w:p w14:paraId="5D73EA5A" w14:textId="77777777" w:rsidR="00216EBB" w:rsidRDefault="00216EBB" w:rsidP="009A4DAF">
      <w:r>
        <w:rPr>
          <w:rStyle w:val="CommentReference"/>
        </w:rPr>
        <w:annotationRef/>
      </w:r>
      <w:r>
        <w:rPr>
          <w:sz w:val="20"/>
          <w:szCs w:val="20"/>
          <w:highlight w:val="yellow"/>
        </w:rPr>
        <w:t>potentially a reference back to the model trajectory idea: 1) a cloud of the end states; 2) the trajectory through the space between the starting states and the end states</w:t>
      </w:r>
    </w:p>
    <w:p w14:paraId="70735937" w14:textId="77777777" w:rsidR="00216EBB" w:rsidRDefault="00216EBB" w:rsidP="009A4DAF"/>
  </w:comment>
  <w:comment w:id="512" w:author="Xin Xie" w:date="2022-09-13T11:14:00Z" w:initials="XX">
    <w:p w14:paraId="75809634" w14:textId="69716C74" w:rsidR="008D5047" w:rsidRDefault="009B7C29" w:rsidP="00E7264A">
      <w:r>
        <w:rPr>
          <w:rStyle w:val="CommentReference"/>
        </w:rPr>
        <w:annotationRef/>
      </w:r>
      <w:r w:rsidR="008D5047">
        <w:rPr>
          <w:sz w:val="20"/>
          <w:szCs w:val="20"/>
        </w:rPr>
        <w:t>BY this point, we need to have set the idea about models’ behavior at a global level. Functional constraints:  e.g., Rapid changes quickly converge against the maximal; but the maximal is different from human responses.</w:t>
      </w:r>
    </w:p>
  </w:comment>
  <w:comment w:id="513" w:author="Xin Xie" w:date="2022-09-12T22:33:00Z" w:initials="XX">
    <w:p w14:paraId="13BF61CC" w14:textId="3BE4F99F" w:rsidR="003E445E" w:rsidRDefault="003E445E" w:rsidP="00BE0F34">
      <w:r>
        <w:rPr>
          <w:rStyle w:val="CommentReference"/>
        </w:rPr>
        <w:annotationRef/>
      </w:r>
      <w:r>
        <w:rPr>
          <w:sz w:val="20"/>
          <w:szCs w:val="20"/>
        </w:rPr>
        <w:t>This is very clear and helpful</w:t>
      </w:r>
    </w:p>
  </w:comment>
  <w:comment w:id="514" w:author="Xin Xie" w:date="2022-09-12T22:36:00Z" w:initials="XX">
    <w:p w14:paraId="1FE296B5" w14:textId="77777777" w:rsidR="003E445E" w:rsidRDefault="003E445E" w:rsidP="008844B2">
      <w:r>
        <w:rPr>
          <w:rStyle w:val="CommentReference"/>
        </w:rPr>
        <w:annotationRef/>
      </w:r>
      <w:r>
        <w:rPr>
          <w:sz w:val="20"/>
          <w:szCs w:val="20"/>
        </w:rPr>
        <w:t>Is this implying that differences in the sensitivity to exposure amount can be used to distinguish different hypotheses? E.g., response bias requires fewer number of exposure trials than representation changes to get to the same pattern of outcome?</w:t>
      </w:r>
    </w:p>
  </w:comment>
  <w:comment w:id="515" w:author="Jaeger, Florian" w:date="2022-09-11T17:28:00Z" w:initials="JF">
    <w:p w14:paraId="302F06E0" w14:textId="77777777" w:rsidR="00A12F87" w:rsidRDefault="00A12F87" w:rsidP="00DD0151">
      <w:r>
        <w:rPr>
          <w:rStyle w:val="CommentReference"/>
        </w:rPr>
        <w:annotationRef/>
      </w:r>
      <w:r>
        <w:rPr>
          <w:sz w:val="20"/>
          <w:szCs w:val="20"/>
        </w:rPr>
        <w:t xml:space="preserve">Cut (OK?): In an ongoing project, we have constructed a database of over 100,000 categorization responses from dozens of perceptual recalibration experiments on the English /s/-/ʃ/ contrast. Each of these experiments employs slightly different exposure and test stimuli, increasing the statistical power to distinguish between the competing models. </w:t>
      </w:r>
    </w:p>
    <w:p w14:paraId="1727977E" w14:textId="77777777" w:rsidR="00A12F87" w:rsidRDefault="00A12F87" w:rsidP="00DD0151"/>
    <w:p w14:paraId="486E4AA2" w14:textId="77777777" w:rsidR="00A12F87" w:rsidRDefault="00A12F87" w:rsidP="00DD0151"/>
  </w:comment>
  <w:comment w:id="516" w:author="Kurumada, Chigusa" w:date="2022-09-17T18:57:00Z" w:initials="KC">
    <w:p w14:paraId="6BAF7405" w14:textId="77777777" w:rsidR="003D658D" w:rsidRDefault="003D658D" w:rsidP="009B7DB2">
      <w:r>
        <w:rPr>
          <w:rStyle w:val="CommentReference"/>
        </w:rPr>
        <w:annotationRef/>
      </w:r>
      <w:r>
        <w:rPr>
          <w:sz w:val="20"/>
          <w:szCs w:val="20"/>
        </w:rPr>
        <w:t>Yes</w:t>
      </w:r>
    </w:p>
    <w:p w14:paraId="53469A87" w14:textId="77777777" w:rsidR="003D658D" w:rsidRDefault="003D658D" w:rsidP="009B7DB2"/>
  </w:comment>
  <w:comment w:id="518" w:author="Xin Xie" w:date="2022-09-12T22:46:00Z" w:initials="XX">
    <w:p w14:paraId="1980A97C" w14:textId="77777777" w:rsidR="00BA4739" w:rsidRDefault="00BA4739" w:rsidP="00BA4739">
      <w:r>
        <w:rPr>
          <w:rStyle w:val="CommentReference"/>
        </w:rPr>
        <w:annotationRef/>
      </w:r>
      <w:r>
        <w:rPr>
          <w:sz w:val="20"/>
          <w:szCs w:val="20"/>
        </w:rPr>
        <w:t>What is this study about?</w:t>
      </w:r>
    </w:p>
  </w:comment>
  <w:comment w:id="519" w:author="Xin Xie" w:date="2022-09-13T10:22:00Z" w:initials="XX">
    <w:p w14:paraId="77F2B3BD" w14:textId="77777777" w:rsidR="00BA4739" w:rsidRDefault="00BA4739" w:rsidP="00BA4739">
      <w:r>
        <w:rPr>
          <w:rStyle w:val="CommentReference"/>
        </w:rPr>
        <w:annotationRef/>
      </w:r>
      <w:r>
        <w:rPr>
          <w:sz w:val="20"/>
          <w:szCs w:val="20"/>
        </w:rPr>
        <w:t>Quick changes, but stopped far from the optimal plateau point.</w:t>
      </w:r>
    </w:p>
  </w:comment>
  <w:comment w:id="520" w:author="Xin Xie" w:date="2022-09-21T16:47:00Z" w:initials="XX">
    <w:p w14:paraId="34E6549E" w14:textId="77777777" w:rsidR="00BA4739" w:rsidRDefault="00BA4739" w:rsidP="00BA4739">
      <w:r>
        <w:rPr>
          <w:rStyle w:val="CommentReference"/>
        </w:rPr>
        <w:annotationRef/>
      </w:r>
      <w:r>
        <w:rPr>
          <w:sz w:val="20"/>
          <w:szCs w:val="20"/>
        </w:rPr>
        <w:t>This sentence needs to be unpacked in order to make sense for readers, I think.</w:t>
      </w:r>
    </w:p>
  </w:comment>
  <w:comment w:id="521" w:author="Jaeger, Florian" w:date="2022-09-24T14:29:00Z" w:initials="JF">
    <w:p w14:paraId="438F3200" w14:textId="77777777" w:rsidR="00E04B5D" w:rsidRDefault="00E04B5D" w:rsidP="004D0C05">
      <w:r>
        <w:rPr>
          <w:rStyle w:val="CommentReference"/>
        </w:rPr>
        <w:annotationRef/>
      </w:r>
      <w:r>
        <w:rPr>
          <w:sz w:val="20"/>
          <w:szCs w:val="20"/>
        </w:rPr>
        <w:t>@Xin, I tried to provide that. Have a look. But perhaps we should just omit everything starting at “an ongoing study …”?</w:t>
      </w:r>
    </w:p>
  </w:comment>
  <w:comment w:id="522" w:author="Jaeger, Florian" w:date="2022-10-08T19:46:00Z" w:initials="JF">
    <w:p w14:paraId="7D172F0C" w14:textId="77777777" w:rsidR="0014123F" w:rsidRDefault="0014123F" w:rsidP="008840B6">
      <w:r>
        <w:rPr>
          <w:rStyle w:val="CommentReference"/>
        </w:rPr>
        <w:annotationRef/>
      </w:r>
      <w:r>
        <w:rPr>
          <w:sz w:val="20"/>
          <w:szCs w:val="20"/>
        </w:rPr>
        <w:t>CUT FOR NOW</w:t>
      </w:r>
    </w:p>
  </w:comment>
  <w:comment w:id="524" w:author="Xin Xie" w:date="2022-09-12T22:51:00Z" w:initials="XX">
    <w:p w14:paraId="752DD8D2" w14:textId="23966365" w:rsidR="00BF5A9C" w:rsidRDefault="00BF5A9C" w:rsidP="00BF5A9C">
      <w:r>
        <w:rPr>
          <w:rStyle w:val="CommentReference"/>
        </w:rPr>
        <w:annotationRef/>
      </w:r>
      <w:r>
        <w:rPr>
          <w:sz w:val="20"/>
          <w:szCs w:val="20"/>
        </w:rPr>
        <w:t>This is helpful</w:t>
      </w:r>
    </w:p>
  </w:comment>
  <w:comment w:id="527" w:author="Kurumada, Chigusa" w:date="2022-09-17T19:34:00Z" w:initials="KC">
    <w:p w14:paraId="0A6BE584" w14:textId="77777777" w:rsidR="00825296" w:rsidRDefault="00825296" w:rsidP="00553CB7">
      <w:r>
        <w:rPr>
          <w:rStyle w:val="CommentReference"/>
        </w:rPr>
        <w:annotationRef/>
      </w:r>
      <w:r>
        <w:rPr>
          <w:sz w:val="20"/>
          <w:szCs w:val="20"/>
        </w:rPr>
        <w:t xml:space="preserve">This maybe a good place to talk about parameter-space partitioning?? </w:t>
      </w:r>
    </w:p>
    <w:p w14:paraId="6850BF89" w14:textId="77777777" w:rsidR="00825296" w:rsidRDefault="00825296" w:rsidP="00553CB7"/>
    <w:p w14:paraId="6A6DC00D" w14:textId="77777777" w:rsidR="00825296" w:rsidRDefault="00825296" w:rsidP="00553CB7">
      <w:r>
        <w:rPr>
          <w:sz w:val="20"/>
          <w:szCs w:val="20"/>
        </w:rPr>
        <w:t>Apfelbaum &amp; Mcmurray (2015): “Thus, we developed new models of speech perception for each architecture. Although our primary goal was to gauge the necessity of ER process-ing, developing these models had the added benefit of determining how well these architectures can account for speech perception using real speech data, and yielded some insight as to how these types of categorization architectures play out in speech. A crucial part of this investigation is a systematic exploration of the parameter-spaces of each architecture (Apfelbaum &amp;McMurray,2011; Pitt, Kim, Navarro, &amp; Myung, 2006). While these models were too different to com-pare to each other (as in Pitt et al.,2006), a parameter-space search is crucial for ensuring that our findings generalize across different parameter sets, and that we are comparing the“best”models under different training conditions”</w:t>
      </w:r>
    </w:p>
  </w:comment>
  <w:comment w:id="528" w:author="Jaeger, Florian" w:date="2022-09-23T12:25:00Z" w:initials="JF">
    <w:p w14:paraId="650C363D" w14:textId="77777777" w:rsidR="00203B73" w:rsidRDefault="00203B73" w:rsidP="0081787D">
      <w:r>
        <w:rPr>
          <w:rStyle w:val="CommentReference"/>
        </w:rPr>
        <w:annotationRef/>
      </w:r>
      <w:r>
        <w:rPr>
          <w:sz w:val="20"/>
          <w:szCs w:val="20"/>
        </w:rPr>
        <w:t>@Chigusa, what do you think about my stab at this?</w:t>
      </w:r>
    </w:p>
  </w:comment>
  <w:comment w:id="529" w:author="Kurumada, Chigusa" w:date="2022-09-24T12:46:00Z" w:initials="KC">
    <w:p w14:paraId="15ACB1BE" w14:textId="77777777" w:rsidR="00FB5A1F" w:rsidRDefault="00FB5A1F" w:rsidP="00074245">
      <w:r>
        <w:rPr>
          <w:rStyle w:val="CommentReference"/>
        </w:rPr>
        <w:annotationRef/>
      </w:r>
      <w:r>
        <w:rPr>
          <w:sz w:val="20"/>
          <w:szCs w:val="20"/>
        </w:rPr>
        <w:t>I am not sure what this means… “For example, in the SI (\@ref(sec:consequences-of-lambda), we show that changes in decision-making can only explain additive effects of exposure on the log-odds of categorization responses (for lapse rates of 0 or 1) or effects that resemble a step-function (for all other lapse rates). “ Is the point of saying this is to emphasize that each model is limited in specific/principled ways?</w:t>
      </w:r>
    </w:p>
  </w:comment>
  <w:comment w:id="530" w:author="Jaeger, Florian" w:date="2022-09-24T14:37:00Z" w:initials="JF">
    <w:p w14:paraId="46840651" w14:textId="77777777" w:rsidR="00216EBB" w:rsidRDefault="00216EBB" w:rsidP="00DB7727">
      <w:r>
        <w:rPr>
          <w:rStyle w:val="CommentReference"/>
        </w:rPr>
        <w:annotationRef/>
      </w:r>
      <w:r>
        <w:rPr>
          <w:sz w:val="20"/>
          <w:szCs w:val="20"/>
        </w:rPr>
        <w:t>Yes. Do you think that needs to be made clearer? @Chigusa</w:t>
      </w:r>
    </w:p>
  </w:comment>
  <w:comment w:id="531" w:author="Kurumada, Chigusa" w:date="2022-09-24T12:51:00Z" w:initials="KC">
    <w:p w14:paraId="54E797A7" w14:textId="77777777" w:rsidR="00400876" w:rsidRDefault="00400876" w:rsidP="00F927CD">
      <w:r>
        <w:rPr>
          <w:rStyle w:val="CommentReference"/>
        </w:rPr>
        <w:annotationRef/>
      </w:r>
      <w:r>
        <w:rPr>
          <w:sz w:val="20"/>
          <w:szCs w:val="20"/>
        </w:rPr>
        <w:t>Also, I did not think that the parameter space partitioning would be such a powerful tool in the current context. PSP is meant to compare a lot of completely unrelated models,  some of which predict non human-like behaviors. But the three models here do not have that level of randomness… So I felt it’s appropriate to cite it as a background paper but not as a “cool tool”. But I may be missing something?</w:t>
      </w:r>
    </w:p>
  </w:comment>
  <w:comment w:id="533" w:author="Jaeger, Florian" w:date="2022-09-18T17:02:00Z" w:initials="JF">
    <w:p w14:paraId="454FBA0E" w14:textId="08565DA8" w:rsidR="0018132A" w:rsidRDefault="0018132A" w:rsidP="007737D6">
      <w:r>
        <w:rPr>
          <w:rStyle w:val="CommentReference"/>
        </w:rPr>
        <w:annotationRef/>
      </w:r>
      <w:r>
        <w:rPr>
          <w:sz w:val="20"/>
          <w:szCs w:val="20"/>
        </w:rPr>
        <w:t>Xin, is there a better term?</w:t>
      </w:r>
    </w:p>
  </w:comment>
  <w:comment w:id="534" w:author="Xin Xie" w:date="2022-09-21T17:26:00Z" w:initials="XX">
    <w:p w14:paraId="0D6E7DEE" w14:textId="77777777" w:rsidR="001117C1" w:rsidRDefault="001117C1" w:rsidP="0034679C">
      <w:r>
        <w:rPr>
          <w:rStyle w:val="CommentReference"/>
        </w:rPr>
        <w:annotationRef/>
      </w:r>
      <w:r>
        <w:rPr>
          <w:sz w:val="20"/>
          <w:szCs w:val="20"/>
        </w:rPr>
        <w:t>Yes</w:t>
      </w:r>
    </w:p>
  </w:comment>
  <w:comment w:id="535" w:author="Kurumada, Chigusa" w:date="2022-09-01T16:03:00Z" w:initials="KC">
    <w:p w14:paraId="68AB61A8" w14:textId="6EC576D9" w:rsidR="006F2945" w:rsidRDefault="00574AA5" w:rsidP="00DB3A55">
      <w:r>
        <w:rPr>
          <w:rStyle w:val="CommentReference"/>
        </w:rPr>
        <w:annotationRef/>
      </w:r>
      <w:r w:rsidR="006F2945">
        <w:rPr>
          <w:sz w:val="20"/>
          <w:szCs w:val="20"/>
        </w:rPr>
        <w:t xml:space="preserve">I am not sure what this means… Does this roughly what you meant? If not, please edit this sentence. </w:t>
      </w:r>
    </w:p>
  </w:comment>
  <w:comment w:id="536" w:author="Jaeger, Florian" w:date="2022-09-11T18:15:00Z" w:initials="JF">
    <w:p w14:paraId="6A9370F0" w14:textId="77777777" w:rsidR="00323C9D" w:rsidRDefault="00323C9D" w:rsidP="009766CD">
      <w:r>
        <w:rPr>
          <w:rStyle w:val="CommentReference"/>
        </w:rPr>
        <w:annotationRef/>
      </w:r>
      <w:r>
        <w:rPr>
          <w:sz w:val="20"/>
          <w:szCs w:val="20"/>
        </w:rPr>
        <w:t>Nice para</w:t>
      </w:r>
    </w:p>
  </w:comment>
  <w:comment w:id="537" w:author="Kurumada, Chigusa" w:date="2022-09-01T16:46:00Z" w:initials="KC">
    <w:p w14:paraId="5839DE12" w14:textId="301F28C1" w:rsidR="00C87F35" w:rsidRDefault="00C87F35" w:rsidP="00DE1375">
      <w:r>
        <w:rPr>
          <w:rStyle w:val="CommentReference"/>
        </w:rPr>
        <w:annotationRef/>
      </w:r>
      <w:r>
        <w:rPr>
          <w:sz w:val="20"/>
          <w:szCs w:val="20"/>
        </w:rPr>
        <w:t>What do you mean by neural representations?</w:t>
      </w:r>
    </w:p>
  </w:comment>
  <w:comment w:id="538" w:author="Xin Xie" w:date="2022-09-01T22:52:00Z" w:initials="XX">
    <w:p w14:paraId="4547E12B" w14:textId="77777777" w:rsidR="000D55F9" w:rsidRDefault="000D55F9" w:rsidP="001B7454">
      <w:r>
        <w:rPr>
          <w:rStyle w:val="CommentReference"/>
        </w:rPr>
        <w:annotationRef/>
      </w:r>
      <w:r>
        <w:rPr>
          <w:sz w:val="20"/>
          <w:szCs w:val="20"/>
        </w:rPr>
        <w:t>Perhaps there is a better term. What I intend to mean is the type of information stored or represented by brain responses, for instance, exemplars vs. category mean, raw cues vs. normalized cues, etc.</w:t>
      </w:r>
    </w:p>
  </w:comment>
  <w:comment w:id="539" w:author="Jaeger, Florian" w:date="2022-09-11T18:16:00Z" w:initials="JF">
    <w:p w14:paraId="7A555D30" w14:textId="77777777" w:rsidR="00323C9D" w:rsidRDefault="00323C9D" w:rsidP="00984C11">
      <w:r>
        <w:rPr>
          <w:rStyle w:val="CommentReference"/>
        </w:rPr>
        <w:annotationRef/>
      </w:r>
      <w:r>
        <w:rPr>
          <w:sz w:val="20"/>
          <w:szCs w:val="20"/>
        </w:rPr>
        <w:t>Ok, I think it would be good spell it out in 1-2 sentences?</w:t>
      </w:r>
    </w:p>
  </w:comment>
  <w:comment w:id="540" w:author="Jaeger, Florian" w:date="2022-09-11T18:17:00Z" w:initials="JF">
    <w:p w14:paraId="7C9D826B" w14:textId="77777777" w:rsidR="00323C9D" w:rsidRDefault="00323C9D" w:rsidP="00643CC2">
      <w:r>
        <w:rPr>
          <w:rStyle w:val="CommentReference"/>
        </w:rPr>
        <w:annotationRef/>
      </w:r>
      <w:r>
        <w:rPr>
          <w:sz w:val="20"/>
          <w:szCs w:val="20"/>
        </w:rPr>
        <w:t>Perhaps the sjerps et al ecog paper goes a bit in that direction. Might be worth discussing/mentioning in this context.</w:t>
      </w:r>
    </w:p>
  </w:comment>
  <w:comment w:id="541" w:author="Jaeger, Florian" w:date="2022-09-23T12:27:00Z" w:initials="JF">
    <w:p w14:paraId="3B3472EB" w14:textId="77777777" w:rsidR="00203B73" w:rsidRDefault="00203B73" w:rsidP="00047936">
      <w:r>
        <w:rPr>
          <w:rStyle w:val="CommentReference"/>
        </w:rPr>
        <w:annotationRef/>
      </w:r>
      <w:r>
        <w:rPr>
          <w:sz w:val="20"/>
          <w:szCs w:val="20"/>
        </w:rPr>
        <w:t>I don’t see how fMRI is more useful than ecog or nears in this regard. So I’ve deleted that sentence.</w:t>
      </w:r>
    </w:p>
  </w:comment>
  <w:comment w:id="542" w:author="Jaeger, Florian" w:date="2022-09-30T11:21:00Z" w:initials="JF">
    <w:p w14:paraId="096BD28A" w14:textId="77777777" w:rsidR="00A9705C" w:rsidRDefault="008B0991" w:rsidP="00D85F98">
      <w:r>
        <w:rPr>
          <w:rStyle w:val="CommentReference"/>
        </w:rPr>
        <w:annotationRef/>
      </w:r>
      <w:r w:rsidR="00A9705C">
        <w:rPr>
          <w:sz w:val="20"/>
          <w:szCs w:val="20"/>
        </w:rPr>
        <w:t>@Xin Is that ok?</w:t>
      </w:r>
    </w:p>
  </w:comment>
  <w:comment w:id="543" w:author="Jaeger, Florian" w:date="2022-09-11T18:17:00Z" w:initials="JF">
    <w:p w14:paraId="7DDF4679" w14:textId="1A56B592" w:rsidR="00323C9D" w:rsidRDefault="00323C9D" w:rsidP="00847B1F">
      <w:r>
        <w:rPr>
          <w:rStyle w:val="CommentReference"/>
        </w:rPr>
        <w:annotationRef/>
      </w:r>
      <w:r>
        <w:rPr>
          <w:sz w:val="20"/>
          <w:szCs w:val="20"/>
        </w:rPr>
        <w:t>Nice</w:t>
      </w:r>
    </w:p>
  </w:comment>
  <w:comment w:id="544" w:author="Jaeger, Florian" w:date="2022-09-11T18:18:00Z" w:initials="JF">
    <w:p w14:paraId="47F1C66B" w14:textId="77777777" w:rsidR="00323C9D" w:rsidRDefault="00323C9D" w:rsidP="00BA4BC9">
      <w:r>
        <w:rPr>
          <w:rStyle w:val="CommentReference"/>
        </w:rPr>
        <w:annotationRef/>
      </w:r>
      <w:r>
        <w:rPr>
          <w:sz w:val="20"/>
          <w:szCs w:val="20"/>
        </w:rPr>
        <w:t>This is great.</w:t>
      </w:r>
    </w:p>
  </w:comment>
  <w:comment w:id="545" w:author="Jaeger, Florian" w:date="2022-09-11T18:19:00Z" w:initials="JF">
    <w:p w14:paraId="5E0B9FCF" w14:textId="77777777" w:rsidR="00323C9D" w:rsidRDefault="00323C9D" w:rsidP="00554AAD">
      <w:r>
        <w:rPr>
          <w:rStyle w:val="CommentReference"/>
        </w:rPr>
        <w:annotationRef/>
      </w:r>
      <w:r>
        <w:rPr>
          <w:sz w:val="20"/>
          <w:szCs w:val="20"/>
        </w:rPr>
        <w:t>But can we integrate guediche’s review or other works somewhere in this section, too?</w:t>
      </w:r>
    </w:p>
  </w:comment>
  <w:comment w:id="546" w:author="Jaeger, Florian" w:date="2022-09-18T13:10:00Z" w:initials="JF">
    <w:p w14:paraId="0E7EF674" w14:textId="77777777" w:rsidR="00FA6620" w:rsidRDefault="00FA6620" w:rsidP="00974E9C">
      <w:r>
        <w:rPr>
          <w:rStyle w:val="CommentReference"/>
        </w:rPr>
        <w:annotationRef/>
      </w:r>
      <w:r>
        <w:rPr>
          <w:sz w:val="20"/>
          <w:szCs w:val="20"/>
        </w:rPr>
        <w:t>@xin</w:t>
      </w:r>
    </w:p>
    <w:p w14:paraId="123981F4" w14:textId="77777777" w:rsidR="00FA6620" w:rsidRDefault="00FA6620" w:rsidP="00974E9C"/>
  </w:comment>
  <w:comment w:id="547" w:author="Xin Xie" w:date="2022-09-21T23:57:00Z" w:initials="XX">
    <w:p w14:paraId="098316C7" w14:textId="77777777" w:rsidR="007A1C80" w:rsidRDefault="007A1C80" w:rsidP="000F1054">
      <w:r>
        <w:rPr>
          <w:rStyle w:val="CommentReference"/>
        </w:rPr>
        <w:annotationRef/>
      </w:r>
      <w:r>
        <w:rPr>
          <w:sz w:val="20"/>
          <w:szCs w:val="20"/>
        </w:rPr>
        <w:t xml:space="preserve">I only found two papers from Sara Guediche that are relevant: one is the 2014 review paper and one is an fMRI paper. Neither of it fits very well to our discussion here but I made some attempt to integrate them. </w:t>
      </w:r>
    </w:p>
  </w:comment>
  <w:comment w:id="548" w:author="Jaeger, Florian" w:date="2022-09-23T12:28:00Z" w:initials="JF">
    <w:p w14:paraId="4FE7021D" w14:textId="77777777" w:rsidR="00203B73" w:rsidRDefault="00203B73" w:rsidP="00E42A62">
      <w:r>
        <w:rPr>
          <w:rStyle w:val="CommentReference"/>
        </w:rPr>
        <w:annotationRef/>
      </w:r>
      <w:r>
        <w:rPr>
          <w:sz w:val="20"/>
          <w:szCs w:val="20"/>
        </w:rPr>
        <w:t>That felt like a stretch. @xin @chigusa, I recommend deleting that part (I’ve cut it but tracked that). We now cite guideche earlier, so that’s taken care off already.</w:t>
      </w:r>
    </w:p>
  </w:comment>
  <w:comment w:id="550" w:author="Jaeger, Florian" w:date="2022-09-11T18:21:00Z" w:initials="JF">
    <w:p w14:paraId="44BAF77B" w14:textId="519DA9F1" w:rsidR="00A77960" w:rsidRDefault="00A77960" w:rsidP="002507E8">
      <w:r>
        <w:rPr>
          <w:rStyle w:val="CommentReference"/>
        </w:rPr>
        <w:annotationRef/>
      </w:r>
      <w:r>
        <w:rPr>
          <w:sz w:val="20"/>
          <w:szCs w:val="20"/>
        </w:rPr>
        <w:t>Could be improved but let’s get the rest in line first.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F5458F" w15:done="1"/>
  <w15:commentEx w15:paraId="13306BF6" w15:done="0"/>
  <w15:commentEx w15:paraId="0AC5BD1D" w15:done="0"/>
  <w15:commentEx w15:paraId="13A71794" w15:done="1"/>
  <w15:commentEx w15:paraId="02609919" w15:done="1"/>
  <w15:commentEx w15:paraId="4EDE065C" w15:done="1"/>
  <w15:commentEx w15:paraId="36A6CCB2" w15:paraIdParent="4EDE065C" w15:done="1"/>
  <w15:commentEx w15:paraId="380787E8" w15:done="1"/>
  <w15:commentEx w15:paraId="5F47FAB8" w15:done="0"/>
  <w15:commentEx w15:paraId="0CF5C88D" w15:paraIdParent="5F47FAB8" w15:done="0"/>
  <w15:commentEx w15:paraId="109F0F37" w15:paraIdParent="5F47FAB8" w15:done="0"/>
  <w15:commentEx w15:paraId="4F6AC0F3" w15:paraIdParent="5F47FAB8" w15:done="0"/>
  <w15:commentEx w15:paraId="26A35AA5" w15:done="1"/>
  <w15:commentEx w15:paraId="0B57379B" w15:done="0"/>
  <w15:commentEx w15:paraId="0DB17DB7" w15:paraIdParent="0B57379B" w15:done="0"/>
  <w15:commentEx w15:paraId="35939983" w15:done="1"/>
  <w15:commentEx w15:paraId="0DD91916" w15:paraIdParent="35939983" w15:done="1"/>
  <w15:commentEx w15:paraId="70FB2552" w15:done="0"/>
  <w15:commentEx w15:paraId="516D9602" w15:paraIdParent="70FB2552" w15:done="0"/>
  <w15:commentEx w15:paraId="378C7A3F" w15:paraIdParent="70FB2552" w15:done="0"/>
  <w15:commentEx w15:paraId="1259447A" w15:paraIdParent="70FB2552" w15:done="0"/>
  <w15:commentEx w15:paraId="480A2418" w15:paraIdParent="70FB2552" w15:done="0"/>
  <w15:commentEx w15:paraId="02FC6EF2" w15:done="0"/>
  <w15:commentEx w15:paraId="08ACEDAD" w15:paraIdParent="02FC6EF2" w15:done="0"/>
  <w15:commentEx w15:paraId="5AAA1700" w15:done="1"/>
  <w15:commentEx w15:paraId="4A413FDA" w15:paraIdParent="5AAA1700" w15:done="1"/>
  <w15:commentEx w15:paraId="2553EC5F" w15:done="0"/>
  <w15:commentEx w15:paraId="68167B8F" w15:done="0"/>
  <w15:commentEx w15:paraId="03D526DC" w15:paraIdParent="68167B8F" w15:done="0"/>
  <w15:commentEx w15:paraId="443B7AC4" w15:done="1"/>
  <w15:commentEx w15:paraId="10E4BA74" w15:done="1"/>
  <w15:commentEx w15:paraId="180BB215" w15:done="1"/>
  <w15:commentEx w15:paraId="120E6192" w15:done="1"/>
  <w15:commentEx w15:paraId="524E029F" w15:done="1"/>
  <w15:commentEx w15:paraId="60580278" w15:done="0"/>
  <w15:commentEx w15:paraId="39B2012A" w15:done="0"/>
  <w15:commentEx w15:paraId="27EB5F3D" w15:done="0"/>
  <w15:commentEx w15:paraId="69D3FA2B" w15:done="0"/>
  <w15:commentEx w15:paraId="23AC7728" w15:done="0"/>
  <w15:commentEx w15:paraId="28FC3BBA" w15:done="0"/>
  <w15:commentEx w15:paraId="1180A7D8" w15:done="1"/>
  <w15:commentEx w15:paraId="4569C19D" w15:done="1"/>
  <w15:commentEx w15:paraId="126BEB82" w15:done="1"/>
  <w15:commentEx w15:paraId="34B4D156" w15:paraIdParent="126BEB82" w15:done="1"/>
  <w15:commentEx w15:paraId="7A9FA641" w15:done="1"/>
  <w15:commentEx w15:paraId="642DE2AC" w15:done="1"/>
  <w15:commentEx w15:paraId="4F5DC5A3" w15:paraIdParent="642DE2AC" w15:done="1"/>
  <w15:commentEx w15:paraId="5B73E04B" w15:paraIdParent="642DE2AC" w15:done="1"/>
  <w15:commentEx w15:paraId="468FDA2E" w15:paraIdParent="642DE2AC" w15:done="1"/>
  <w15:commentEx w15:paraId="46B232CE" w15:done="0"/>
  <w15:commentEx w15:paraId="5F1BB3B0" w15:paraIdParent="46B232CE" w15:done="0"/>
  <w15:commentEx w15:paraId="28F47A32" w15:paraIdParent="46B232CE" w15:done="0"/>
  <w15:commentEx w15:paraId="41F16762" w15:done="1"/>
  <w15:commentEx w15:paraId="50C80442" w15:done="1"/>
  <w15:commentEx w15:paraId="6D9F48D8" w15:paraIdParent="50C80442" w15:done="1"/>
  <w15:commentEx w15:paraId="4E0500B2" w15:paraIdParent="50C80442" w15:done="1"/>
  <w15:commentEx w15:paraId="17774C69" w15:paraIdParent="50C80442" w15:done="1"/>
  <w15:commentEx w15:paraId="4473C847" w15:done="1"/>
  <w15:commentEx w15:paraId="413791E8" w15:paraIdParent="4473C847" w15:done="1"/>
  <w15:commentEx w15:paraId="59C43ACB" w15:done="1"/>
  <w15:commentEx w15:paraId="70735937" w15:done="1"/>
  <w15:commentEx w15:paraId="75809634" w15:done="1"/>
  <w15:commentEx w15:paraId="13BF61CC" w15:done="1"/>
  <w15:commentEx w15:paraId="1FE296B5" w15:done="1"/>
  <w15:commentEx w15:paraId="486E4AA2" w15:done="1"/>
  <w15:commentEx w15:paraId="53469A87" w15:paraIdParent="486E4AA2" w15:done="1"/>
  <w15:commentEx w15:paraId="1980A97C" w15:done="1"/>
  <w15:commentEx w15:paraId="77F2B3BD" w15:paraIdParent="1980A97C" w15:done="1"/>
  <w15:commentEx w15:paraId="34E6549E" w15:done="0"/>
  <w15:commentEx w15:paraId="438F3200" w15:paraIdParent="34E6549E" w15:done="0"/>
  <w15:commentEx w15:paraId="7D172F0C" w15:paraIdParent="34E6549E" w15:done="0"/>
  <w15:commentEx w15:paraId="752DD8D2" w15:done="1"/>
  <w15:commentEx w15:paraId="6A6DC00D" w15:done="1"/>
  <w15:commentEx w15:paraId="650C363D" w15:paraIdParent="6A6DC00D" w15:done="1"/>
  <w15:commentEx w15:paraId="15ACB1BE" w15:paraIdParent="6A6DC00D" w15:done="1"/>
  <w15:commentEx w15:paraId="46840651" w15:paraIdParent="6A6DC00D" w15:done="1"/>
  <w15:commentEx w15:paraId="54E797A7" w15:done="1"/>
  <w15:commentEx w15:paraId="454FBA0E" w15:done="1"/>
  <w15:commentEx w15:paraId="0D6E7DEE" w15:paraIdParent="454FBA0E" w15:done="1"/>
  <w15:commentEx w15:paraId="68AB61A8" w15:done="1"/>
  <w15:commentEx w15:paraId="6A9370F0" w15:done="1"/>
  <w15:commentEx w15:paraId="5839DE12" w15:done="1"/>
  <w15:commentEx w15:paraId="4547E12B" w15:paraIdParent="5839DE12" w15:done="1"/>
  <w15:commentEx w15:paraId="7A555D30" w15:paraIdParent="5839DE12" w15:done="1"/>
  <w15:commentEx w15:paraId="7C9D826B" w15:paraIdParent="5839DE12" w15:done="1"/>
  <w15:commentEx w15:paraId="3B3472EB" w15:done="0"/>
  <w15:commentEx w15:paraId="096BD28A" w15:paraIdParent="3B3472EB" w15:done="0"/>
  <w15:commentEx w15:paraId="7DDF4679" w15:done="1"/>
  <w15:commentEx w15:paraId="47F1C66B" w15:done="0"/>
  <w15:commentEx w15:paraId="5E0B9FCF" w15:paraIdParent="47F1C66B" w15:done="0"/>
  <w15:commentEx w15:paraId="123981F4" w15:paraIdParent="47F1C66B" w15:done="0"/>
  <w15:commentEx w15:paraId="098316C7" w15:paraIdParent="47F1C66B" w15:done="0"/>
  <w15:commentEx w15:paraId="4FE7021D" w15:paraIdParent="47F1C66B" w15:done="0"/>
  <w15:commentEx w15:paraId="44BAF7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9ADD7" w16cex:dateUtc="2022-09-24T20:24:00Z"/>
  <w16cex:commentExtensible w16cex:durableId="26E41E08" w16cex:dateUtc="2022-10-02T21:26:00Z"/>
  <w16cex:commentExtensible w16cex:durableId="26E2E46A" w16cex:dateUtc="2022-10-01T23:08:00Z"/>
  <w16cex:commentExtensible w16cex:durableId="26D0A007" w16cex:dateUtc="2022-09-17T23:35:00Z"/>
  <w16cex:commentExtensible w16cex:durableId="26BE0CFF" w16cex:dateUtc="2022-09-03T15:27:00Z"/>
  <w16cex:commentExtensible w16cex:durableId="26B86908" w16cex:dateUtc="2022-08-30T07:46:00Z"/>
  <w16cex:commentExtensible w16cex:durableId="26B9191C" w16cex:dateUtc="2022-08-31T06:17:00Z"/>
  <w16cex:commentExtensible w16cex:durableId="26BE17D5" w16cex:dateUtc="2022-09-03T16:13:00Z"/>
  <w16cex:commentExtensible w16cex:durableId="26E155E5" w16cex:dateUtc="2022-09-30T15:47:00Z"/>
  <w16cex:commentExtensible w16cex:durableId="26E33439" w16cex:dateUtc="2022-10-02T04:48:00Z"/>
  <w16cex:commentExtensible w16cex:durableId="26E3348E" w16cex:dateUtc="2022-10-02T04:50:00Z"/>
  <w16cex:commentExtensible w16cex:durableId="26EC20DC" w16cex:dateUtc="2022-10-08T20:16:00Z"/>
  <w16cex:commentExtensible w16cex:durableId="26BE1585" w16cex:dateUtc="2022-09-03T16:03:00Z"/>
  <w16cex:commentExtensible w16cex:durableId="26E15760" w16cex:dateUtc="2022-09-30T15:54:00Z"/>
  <w16cex:commentExtensible w16cex:durableId="26E41E68" w16cex:dateUtc="2022-10-02T21:27:00Z"/>
  <w16cex:commentExtensible w16cex:durableId="26E0B7CF" w16cex:dateUtc="2022-08-29T20:36:00Z"/>
  <w16cex:commentExtensible w16cex:durableId="26E0B7CE" w16cex:dateUtc="2022-08-29T20:52:00Z"/>
  <w16cex:commentExtensible w16cex:durableId="26BE1656" w16cex:dateUtc="2022-09-03T16:07:00Z"/>
  <w16cex:commentExtensible w16cex:durableId="26E0BC76" w16cex:dateUtc="2022-09-30T07:53:00Z"/>
  <w16cex:commentExtensible w16cex:durableId="26E166CD" w16cex:dateUtc="2022-09-30T16:59:00Z"/>
  <w16cex:commentExtensible w16cex:durableId="26E4A6ED" w16cex:dateUtc="2022-10-03T07:10:00Z"/>
  <w16cex:commentExtensible w16cex:durableId="26EC2175" w16cex:dateUtc="2022-10-08T20:19:00Z"/>
  <w16cex:commentExtensible w16cex:durableId="26E167FB" w16cex:dateUtc="2022-09-30T17:04:00Z"/>
  <w16cex:commentExtensible w16cex:durableId="26E42751" w16cex:dateUtc="2022-10-02T22:05:00Z"/>
  <w16cex:commentExtensible w16cex:durableId="26BE19D1" w16cex:dateUtc="2022-09-03T16:22:00Z"/>
  <w16cex:commentExtensible w16cex:durableId="26C38F26" w16cex:dateUtc="2022-09-08T04:44:00Z"/>
  <w16cex:commentExtensible w16cex:durableId="26E4285C" w16cex:dateUtc="2022-10-02T22:10:00Z"/>
  <w16cex:commentExtensible w16cex:durableId="26E1696C" w16cex:dateUtc="2022-09-30T17:11:00Z"/>
  <w16cex:commentExtensible w16cex:durableId="26E2ED9C" w16cex:dateUtc="2022-10-01T23:47:00Z"/>
  <w16cex:commentExtensible w16cex:durableId="26B74C49" w16cex:dateUtc="2022-08-29T21:31:00Z"/>
  <w16cex:commentExtensible w16cex:durableId="26B7657D" w16cex:dateUtc="2022-08-29T23:19:00Z"/>
  <w16cex:commentExtensible w16cex:durableId="26FE8B82" w16cex:dateUtc="2022-10-22T19:32:00Z"/>
  <w16cex:commentExtensible w16cex:durableId="26FE8E69" w16cex:dateUtc="2022-10-22T19:44:00Z"/>
  <w16cex:commentExtensible w16cex:durableId="26D9B76D" w16cex:dateUtc="2022-09-24T21:05:00Z"/>
  <w16cex:commentExtensible w16cex:durableId="27068524" w16cex:dateUtc="2022-10-28T20:43:00Z"/>
  <w16cex:commentExtensible w16cex:durableId="26FD4A00" w16cex:dateUtc="2022-10-21T20:40:00Z"/>
  <w16cex:commentExtensible w16cex:durableId="26FD4ABE" w16cex:dateUtc="2022-10-21T20:43:00Z"/>
  <w16cex:commentExtensible w16cex:durableId="26FEA960" w16cex:dateUtc="2022-10-22T21:39:00Z"/>
  <w16cex:commentExtensible w16cex:durableId="26FD4BE8" w16cex:dateUtc="2022-10-21T20:48:00Z"/>
  <w16cex:commentExtensible w16cex:durableId="26FE8A7B" w16cex:dateUtc="2022-10-22T19:27:00Z"/>
  <w16cex:commentExtensible w16cex:durableId="26D192F5" w16cex:dateUtc="2022-09-18T16:52:00Z"/>
  <w16cex:commentExtensible w16cex:durableId="26C878AB" w16cex:dateUtc="2022-08-31T21:49:00Z"/>
  <w16cex:commentExtensible w16cex:durableId="26D053C8" w16cex:dateUtc="2022-09-11T19:53:00Z"/>
  <w16cex:commentExtensible w16cex:durableId="26DDA99F" w16cex:dateUtc="2022-09-27T23:55:00Z"/>
  <w16cex:commentExtensible w16cex:durableId="26CADABF" w16cex:dateUtc="2022-09-13T17:32:00Z"/>
  <w16cex:commentExtensible w16cex:durableId="26D8230C" w16cex:dateUtc="2022-09-11T19:32:00Z"/>
  <w16cex:commentExtensible w16cex:durableId="26D8230B" w16cex:dateUtc="2022-09-21T05:45:00Z"/>
  <w16cex:commentExtensible w16cex:durableId="26D8230A" w16cex:dateUtc="2022-09-21T23:29:00Z"/>
  <w16cex:commentExtensible w16cex:durableId="26D823AA" w16cex:dateUtc="2022-09-23T16:23:00Z"/>
  <w16cex:commentExtensible w16cex:durableId="26D4C5D9" w16cex:dateUtc="2022-09-21T06:06:00Z"/>
  <w16cex:commentExtensible w16cex:durableId="26D8216B" w16cex:dateUtc="2022-09-23T16:13:00Z"/>
  <w16cex:commentExtensible w16cex:durableId="26D9867E" w16cex:dateUtc="2022-09-24T17:37:00Z"/>
  <w16cex:commentExtensible w16cex:durableId="26D985D5" w16cex:dateUtc="2022-09-18T20:51:00Z"/>
  <w16cex:commentExtensible w16cex:durableId="26D0617B" w16cex:dateUtc="2022-09-17T19:08:00Z"/>
  <w16cex:commentExtensible w16cex:durableId="26D1CADD" w16cex:dateUtc="2022-09-18T20:50:00Z"/>
  <w16cex:commentExtensible w16cex:durableId="26D823C8" w16cex:dateUtc="2022-09-23T16:23:00Z"/>
  <w16cex:commentExtensible w16cex:durableId="26D97583" w16cex:dateUtc="2022-09-24T16:24:00Z"/>
  <w16cex:commentExtensible w16cex:durableId="26C88BAE" w16cex:dateUtc="2022-09-11T20:27:00Z"/>
  <w16cex:commentExtensible w16cex:durableId="26CA2FEA" w16cex:dateUtc="2022-09-13T05:23:00Z"/>
  <w16cex:commentExtensible w16cex:durableId="26C896AF" w16cex:dateUtc="2022-09-11T21:13:00Z"/>
  <w16cex:commentExtensible w16cex:durableId="26D994F9" w16cex:dateUtc="2022-09-24T18:38:00Z"/>
  <w16cex:commentExtensible w16cex:durableId="26CAE48B" w16cex:dateUtc="2022-09-13T18:14:00Z"/>
  <w16cex:commentExtensible w16cex:durableId="26CA324F" w16cex:dateUtc="2022-09-13T05:33:00Z"/>
  <w16cex:commentExtensible w16cex:durableId="26CA32F3" w16cex:dateUtc="2022-09-13T05:36:00Z"/>
  <w16cex:commentExtensible w16cex:durableId="26C89923" w16cex:dateUtc="2022-09-11T21:28:00Z"/>
  <w16cex:commentExtensible w16cex:durableId="26D09715" w16cex:dateUtc="2022-09-17T22:57:00Z"/>
  <w16cex:commentExtensible w16cex:durableId="26D990D6" w16cex:dateUtc="2022-09-13T05:46:00Z"/>
  <w16cex:commentExtensible w16cex:durableId="26D990D5" w16cex:dateUtc="2022-09-13T17:22:00Z"/>
  <w16cex:commentExtensible w16cex:durableId="26D990D4" w16cex:dateUtc="2022-09-21T23:47:00Z"/>
  <w16cex:commentExtensible w16cex:durableId="26D992CD" w16cex:dateUtc="2022-09-24T18:29:00Z"/>
  <w16cex:commentExtensible w16cex:durableId="26EC51FA" w16cex:dateUtc="2022-10-08T23:46:00Z"/>
  <w16cex:commentExtensible w16cex:durableId="26D098ED" w16cex:dateUtc="2022-09-13T05:51:00Z"/>
  <w16cex:commentExtensible w16cex:durableId="26D09FDF" w16cex:dateUtc="2022-09-17T23:34:00Z"/>
  <w16cex:commentExtensible w16cex:durableId="26D82433" w16cex:dateUtc="2022-09-23T16:25:00Z"/>
  <w16cex:commentExtensible w16cex:durableId="26D97AAA" w16cex:dateUtc="2022-09-24T16:46:00Z"/>
  <w16cex:commentExtensible w16cex:durableId="26D994C3" w16cex:dateUtc="2022-09-24T18:37:00Z"/>
  <w16cex:commentExtensible w16cex:durableId="26D97BD8" w16cex:dateUtc="2022-09-24T16:51:00Z"/>
  <w16cex:commentExtensible w16cex:durableId="26D1CDA5" w16cex:dateUtc="2022-09-18T21:02:00Z"/>
  <w16cex:commentExtensible w16cex:durableId="26D5C7C1" w16cex:dateUtc="2022-09-22T00:26:00Z"/>
  <w16cex:commentExtensible w16cex:durableId="26BB564A" w16cex:dateUtc="2022-09-01T13:03:00Z"/>
  <w16cex:commentExtensible w16cex:durableId="26C8A43C" w16cex:dateUtc="2022-09-11T22:15:00Z"/>
  <w16cex:commentExtensible w16cex:durableId="26BB6058" w16cex:dateUtc="2022-09-01T13:46:00Z"/>
  <w16cex:commentExtensible w16cex:durableId="26BBB642" w16cex:dateUtc="2022-09-02T05:52:00Z"/>
  <w16cex:commentExtensible w16cex:durableId="26C8A476" w16cex:dateUtc="2022-09-11T22:16:00Z"/>
  <w16cex:commentExtensible w16cex:durableId="26C8A4A7" w16cex:dateUtc="2022-09-11T22:17:00Z"/>
  <w16cex:commentExtensible w16cex:durableId="26D82499" w16cex:dateUtc="2022-09-23T16:27:00Z"/>
  <w16cex:commentExtensible w16cex:durableId="26E14FA5" w16cex:dateUtc="2022-09-30T15:21:00Z"/>
  <w16cex:commentExtensible w16cex:durableId="26C8A4C2" w16cex:dateUtc="2022-09-11T22:17:00Z"/>
  <w16cex:commentExtensible w16cex:durableId="26C8A504" w16cex:dateUtc="2022-09-11T22:18:00Z"/>
  <w16cex:commentExtensible w16cex:durableId="26C8A520" w16cex:dateUtc="2022-09-11T22:19:00Z"/>
  <w16cex:commentExtensible w16cex:durableId="26D19755" w16cex:dateUtc="2022-09-18T17:10:00Z"/>
  <w16cex:commentExtensible w16cex:durableId="26D62386" w16cex:dateUtc="2022-09-22T06:57:00Z"/>
  <w16cex:commentExtensible w16cex:durableId="26D824FC" w16cex:dateUtc="2022-09-23T16:28:00Z"/>
  <w16cex:commentExtensible w16cex:durableId="26C8A5C4" w16cex:dateUtc="2022-09-11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F5458F" w16cid:durableId="26D9ADD7"/>
  <w16cid:commentId w16cid:paraId="13306BF6" w16cid:durableId="26E41E08"/>
  <w16cid:commentId w16cid:paraId="0AC5BD1D" w16cid:durableId="26E2E46A"/>
  <w16cid:commentId w16cid:paraId="13A71794" w16cid:durableId="26D0A007"/>
  <w16cid:commentId w16cid:paraId="02609919" w16cid:durableId="26BE0CFF"/>
  <w16cid:commentId w16cid:paraId="4EDE065C" w16cid:durableId="26B86908"/>
  <w16cid:commentId w16cid:paraId="36A6CCB2" w16cid:durableId="26B9191C"/>
  <w16cid:commentId w16cid:paraId="380787E8" w16cid:durableId="26BE17D5"/>
  <w16cid:commentId w16cid:paraId="5F47FAB8" w16cid:durableId="26E155E5"/>
  <w16cid:commentId w16cid:paraId="0CF5C88D" w16cid:durableId="26E33439"/>
  <w16cid:commentId w16cid:paraId="109F0F37" w16cid:durableId="26E3348E"/>
  <w16cid:commentId w16cid:paraId="4F6AC0F3" w16cid:durableId="26EC20DC"/>
  <w16cid:commentId w16cid:paraId="26A35AA5" w16cid:durableId="26BE1585"/>
  <w16cid:commentId w16cid:paraId="0B57379B" w16cid:durableId="26E15760"/>
  <w16cid:commentId w16cid:paraId="0DB17DB7" w16cid:durableId="26E41E68"/>
  <w16cid:commentId w16cid:paraId="35939983" w16cid:durableId="26E0B7CF"/>
  <w16cid:commentId w16cid:paraId="0DD91916" w16cid:durableId="26E0B7CE"/>
  <w16cid:commentId w16cid:paraId="70FB2552" w16cid:durableId="26BE1656"/>
  <w16cid:commentId w16cid:paraId="516D9602" w16cid:durableId="26E0BC76"/>
  <w16cid:commentId w16cid:paraId="378C7A3F" w16cid:durableId="26E166CD"/>
  <w16cid:commentId w16cid:paraId="1259447A" w16cid:durableId="26E4A6ED"/>
  <w16cid:commentId w16cid:paraId="480A2418" w16cid:durableId="26EC2175"/>
  <w16cid:commentId w16cid:paraId="02FC6EF2" w16cid:durableId="26E167FB"/>
  <w16cid:commentId w16cid:paraId="08ACEDAD" w16cid:durableId="26E42751"/>
  <w16cid:commentId w16cid:paraId="5AAA1700" w16cid:durableId="26BE19D1"/>
  <w16cid:commentId w16cid:paraId="4A413FDA" w16cid:durableId="26C38F26"/>
  <w16cid:commentId w16cid:paraId="2553EC5F" w16cid:durableId="26E4285C"/>
  <w16cid:commentId w16cid:paraId="68167B8F" w16cid:durableId="26E1696C"/>
  <w16cid:commentId w16cid:paraId="03D526DC" w16cid:durableId="26E2ED9C"/>
  <w16cid:commentId w16cid:paraId="443B7AC4" w16cid:durableId="26B74C49"/>
  <w16cid:commentId w16cid:paraId="10E4BA74" w16cid:durableId="26B7657D"/>
  <w16cid:commentId w16cid:paraId="180BB215" w16cid:durableId="26FE8B82"/>
  <w16cid:commentId w16cid:paraId="120E6192" w16cid:durableId="26FE8E69"/>
  <w16cid:commentId w16cid:paraId="524E029F" w16cid:durableId="26D9B76D"/>
  <w16cid:commentId w16cid:paraId="60580278" w16cid:durableId="27068524"/>
  <w16cid:commentId w16cid:paraId="39B2012A" w16cid:durableId="26FD4A00"/>
  <w16cid:commentId w16cid:paraId="27EB5F3D" w16cid:durableId="26FD4ABE"/>
  <w16cid:commentId w16cid:paraId="69D3FA2B" w16cid:durableId="26FEA960"/>
  <w16cid:commentId w16cid:paraId="23AC7728" w16cid:durableId="26FD4BE8"/>
  <w16cid:commentId w16cid:paraId="28FC3BBA" w16cid:durableId="26FE8A7B"/>
  <w16cid:commentId w16cid:paraId="1180A7D8" w16cid:durableId="26D192F5"/>
  <w16cid:commentId w16cid:paraId="4569C19D" w16cid:durableId="26C878AB"/>
  <w16cid:commentId w16cid:paraId="126BEB82" w16cid:durableId="26D053C8"/>
  <w16cid:commentId w16cid:paraId="34B4D156" w16cid:durableId="26DDA99F"/>
  <w16cid:commentId w16cid:paraId="7A9FA641" w16cid:durableId="26CADABF"/>
  <w16cid:commentId w16cid:paraId="642DE2AC" w16cid:durableId="26D8230C"/>
  <w16cid:commentId w16cid:paraId="4F5DC5A3" w16cid:durableId="26D8230B"/>
  <w16cid:commentId w16cid:paraId="5B73E04B" w16cid:durableId="26D8230A"/>
  <w16cid:commentId w16cid:paraId="468FDA2E" w16cid:durableId="26D823AA"/>
  <w16cid:commentId w16cid:paraId="46B232CE" w16cid:durableId="26D4C5D9"/>
  <w16cid:commentId w16cid:paraId="5F1BB3B0" w16cid:durableId="26D8216B"/>
  <w16cid:commentId w16cid:paraId="28F47A32" w16cid:durableId="26D9867E"/>
  <w16cid:commentId w16cid:paraId="41F16762" w16cid:durableId="26D985D5"/>
  <w16cid:commentId w16cid:paraId="50C80442" w16cid:durableId="26D0617B"/>
  <w16cid:commentId w16cid:paraId="6D9F48D8" w16cid:durableId="26D1CADD"/>
  <w16cid:commentId w16cid:paraId="4E0500B2" w16cid:durableId="26D823C8"/>
  <w16cid:commentId w16cid:paraId="17774C69" w16cid:durableId="26D97583"/>
  <w16cid:commentId w16cid:paraId="4473C847" w16cid:durableId="26C88BAE"/>
  <w16cid:commentId w16cid:paraId="413791E8" w16cid:durableId="26CA2FEA"/>
  <w16cid:commentId w16cid:paraId="59C43ACB" w16cid:durableId="26C896AF"/>
  <w16cid:commentId w16cid:paraId="70735937" w16cid:durableId="26D994F9"/>
  <w16cid:commentId w16cid:paraId="75809634" w16cid:durableId="26CAE48B"/>
  <w16cid:commentId w16cid:paraId="13BF61CC" w16cid:durableId="26CA324F"/>
  <w16cid:commentId w16cid:paraId="1FE296B5" w16cid:durableId="26CA32F3"/>
  <w16cid:commentId w16cid:paraId="486E4AA2" w16cid:durableId="26C89923"/>
  <w16cid:commentId w16cid:paraId="53469A87" w16cid:durableId="26D09715"/>
  <w16cid:commentId w16cid:paraId="1980A97C" w16cid:durableId="26D990D6"/>
  <w16cid:commentId w16cid:paraId="77F2B3BD" w16cid:durableId="26D990D5"/>
  <w16cid:commentId w16cid:paraId="34E6549E" w16cid:durableId="26D990D4"/>
  <w16cid:commentId w16cid:paraId="438F3200" w16cid:durableId="26D992CD"/>
  <w16cid:commentId w16cid:paraId="7D172F0C" w16cid:durableId="26EC51FA"/>
  <w16cid:commentId w16cid:paraId="752DD8D2" w16cid:durableId="26D098ED"/>
  <w16cid:commentId w16cid:paraId="6A6DC00D" w16cid:durableId="26D09FDF"/>
  <w16cid:commentId w16cid:paraId="650C363D" w16cid:durableId="26D82433"/>
  <w16cid:commentId w16cid:paraId="15ACB1BE" w16cid:durableId="26D97AAA"/>
  <w16cid:commentId w16cid:paraId="46840651" w16cid:durableId="26D994C3"/>
  <w16cid:commentId w16cid:paraId="54E797A7" w16cid:durableId="26D97BD8"/>
  <w16cid:commentId w16cid:paraId="454FBA0E" w16cid:durableId="26D1CDA5"/>
  <w16cid:commentId w16cid:paraId="0D6E7DEE" w16cid:durableId="26D5C7C1"/>
  <w16cid:commentId w16cid:paraId="68AB61A8" w16cid:durableId="26BB564A"/>
  <w16cid:commentId w16cid:paraId="6A9370F0" w16cid:durableId="26C8A43C"/>
  <w16cid:commentId w16cid:paraId="5839DE12" w16cid:durableId="26BB6058"/>
  <w16cid:commentId w16cid:paraId="4547E12B" w16cid:durableId="26BBB642"/>
  <w16cid:commentId w16cid:paraId="7A555D30" w16cid:durableId="26C8A476"/>
  <w16cid:commentId w16cid:paraId="7C9D826B" w16cid:durableId="26C8A4A7"/>
  <w16cid:commentId w16cid:paraId="3B3472EB" w16cid:durableId="26D82499"/>
  <w16cid:commentId w16cid:paraId="096BD28A" w16cid:durableId="26E14FA5"/>
  <w16cid:commentId w16cid:paraId="7DDF4679" w16cid:durableId="26C8A4C2"/>
  <w16cid:commentId w16cid:paraId="47F1C66B" w16cid:durableId="26C8A504"/>
  <w16cid:commentId w16cid:paraId="5E0B9FCF" w16cid:durableId="26C8A520"/>
  <w16cid:commentId w16cid:paraId="123981F4" w16cid:durableId="26D19755"/>
  <w16cid:commentId w16cid:paraId="098316C7" w16cid:durableId="26D62386"/>
  <w16cid:commentId w16cid:paraId="4FE7021D" w16cid:durableId="26D824FC"/>
  <w16cid:commentId w16cid:paraId="44BAF77B" w16cid:durableId="26C8A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F0EF3" w14:textId="77777777" w:rsidR="004130BC" w:rsidRDefault="004130BC">
      <w:pPr>
        <w:spacing w:after="0"/>
      </w:pPr>
      <w:r>
        <w:separator/>
      </w:r>
    </w:p>
  </w:endnote>
  <w:endnote w:type="continuationSeparator" w:id="0">
    <w:p w14:paraId="55ED99F6" w14:textId="77777777" w:rsidR="004130BC" w:rsidRDefault="004130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C7E1" w14:textId="77777777" w:rsidR="004130BC" w:rsidRDefault="004130BC">
      <w:r>
        <w:separator/>
      </w:r>
    </w:p>
  </w:footnote>
  <w:footnote w:type="continuationSeparator" w:id="0">
    <w:p w14:paraId="43112898" w14:textId="77777777" w:rsidR="004130BC" w:rsidRDefault="00413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51464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CD540A9"/>
    <w:multiLevelType w:val="hybridMultilevel"/>
    <w:tmpl w:val="AC8E3CEA"/>
    <w:lvl w:ilvl="0" w:tplc="801C0F70">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2017C"/>
    <w:multiLevelType w:val="hybridMultilevel"/>
    <w:tmpl w:val="4632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618CD"/>
    <w:multiLevelType w:val="hybridMultilevel"/>
    <w:tmpl w:val="7BAE487C"/>
    <w:lvl w:ilvl="0" w:tplc="CA7EDA4E">
      <w:start w:val="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72171"/>
    <w:multiLevelType w:val="hybridMultilevel"/>
    <w:tmpl w:val="B9161FA8"/>
    <w:lvl w:ilvl="0" w:tplc="90D82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40A2C"/>
    <w:multiLevelType w:val="hybridMultilevel"/>
    <w:tmpl w:val="B39CE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BB30D0"/>
    <w:multiLevelType w:val="hybridMultilevel"/>
    <w:tmpl w:val="A43C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5C71C1"/>
    <w:multiLevelType w:val="hybridMultilevel"/>
    <w:tmpl w:val="7F62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F10891"/>
    <w:multiLevelType w:val="hybridMultilevel"/>
    <w:tmpl w:val="BD9E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8165">
    <w:abstractNumId w:val="0"/>
  </w:num>
  <w:num w:numId="2" w16cid:durableId="1542011940">
    <w:abstractNumId w:val="3"/>
  </w:num>
  <w:num w:numId="3" w16cid:durableId="809980814">
    <w:abstractNumId w:val="1"/>
  </w:num>
  <w:num w:numId="4" w16cid:durableId="1841895115">
    <w:abstractNumId w:val="4"/>
  </w:num>
  <w:num w:numId="5" w16cid:durableId="2024890270">
    <w:abstractNumId w:val="8"/>
  </w:num>
  <w:num w:numId="6" w16cid:durableId="1147747540">
    <w:abstractNumId w:val="6"/>
  </w:num>
  <w:num w:numId="7" w16cid:durableId="676158545">
    <w:abstractNumId w:val="5"/>
  </w:num>
  <w:num w:numId="8" w16cid:durableId="332341597">
    <w:abstractNumId w:val="2"/>
  </w:num>
  <w:num w:numId="9" w16cid:durableId="11362187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Xin Xie">
    <w15:presenceInfo w15:providerId="AD" w15:userId="S::xxie14@ad.uci.edu::b7c9cdd3-43b4-4a4e-8475-f30dfc6fb827"/>
  </w15:person>
  <w15:person w15:author="Kurumada, Chigusa">
    <w15:presenceInfo w15:providerId="AD" w15:userId="S::ckuruma2@ur.rochester.edu::7075625c-9047-49ce-9ce0-00900efaad3c"/>
  </w15:person>
  <w15:person w15:author="T. Florian Jaeger (laptop)">
    <w15:presenceInfo w15:providerId="None" w15:userId="T. Florian Jaeger (lapto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557"/>
    <w:rsid w:val="00012C85"/>
    <w:rsid w:val="00013378"/>
    <w:rsid w:val="00014074"/>
    <w:rsid w:val="00016040"/>
    <w:rsid w:val="000177E2"/>
    <w:rsid w:val="000209F7"/>
    <w:rsid w:val="00024379"/>
    <w:rsid w:val="000258C0"/>
    <w:rsid w:val="0003010F"/>
    <w:rsid w:val="00034DFA"/>
    <w:rsid w:val="00036433"/>
    <w:rsid w:val="0004136C"/>
    <w:rsid w:val="00043C31"/>
    <w:rsid w:val="00045878"/>
    <w:rsid w:val="00057947"/>
    <w:rsid w:val="00063F9C"/>
    <w:rsid w:val="00070621"/>
    <w:rsid w:val="00071873"/>
    <w:rsid w:val="0007317E"/>
    <w:rsid w:val="00074BFE"/>
    <w:rsid w:val="00074FFF"/>
    <w:rsid w:val="00076016"/>
    <w:rsid w:val="00085F58"/>
    <w:rsid w:val="00086138"/>
    <w:rsid w:val="00086B1A"/>
    <w:rsid w:val="000900C8"/>
    <w:rsid w:val="00093BDE"/>
    <w:rsid w:val="00094000"/>
    <w:rsid w:val="00094262"/>
    <w:rsid w:val="000955FA"/>
    <w:rsid w:val="00095AC8"/>
    <w:rsid w:val="00096A3A"/>
    <w:rsid w:val="000A005A"/>
    <w:rsid w:val="000A12FD"/>
    <w:rsid w:val="000A4312"/>
    <w:rsid w:val="000A4E83"/>
    <w:rsid w:val="000A6A79"/>
    <w:rsid w:val="000B539C"/>
    <w:rsid w:val="000C0BB4"/>
    <w:rsid w:val="000C4BD9"/>
    <w:rsid w:val="000D08FE"/>
    <w:rsid w:val="000D10A3"/>
    <w:rsid w:val="000D458E"/>
    <w:rsid w:val="000D5040"/>
    <w:rsid w:val="000D55F9"/>
    <w:rsid w:val="000D5FA2"/>
    <w:rsid w:val="000E1CEC"/>
    <w:rsid w:val="000E7028"/>
    <w:rsid w:val="000E718F"/>
    <w:rsid w:val="000F4D9E"/>
    <w:rsid w:val="000F5EB3"/>
    <w:rsid w:val="000F66C1"/>
    <w:rsid w:val="001117C1"/>
    <w:rsid w:val="00111DEC"/>
    <w:rsid w:val="00111F5A"/>
    <w:rsid w:val="0011440C"/>
    <w:rsid w:val="001153CE"/>
    <w:rsid w:val="001172E1"/>
    <w:rsid w:val="00124635"/>
    <w:rsid w:val="00132684"/>
    <w:rsid w:val="001409F1"/>
    <w:rsid w:val="0014123F"/>
    <w:rsid w:val="00142751"/>
    <w:rsid w:val="00142C72"/>
    <w:rsid w:val="00143339"/>
    <w:rsid w:val="00145675"/>
    <w:rsid w:val="001508B3"/>
    <w:rsid w:val="00150E01"/>
    <w:rsid w:val="001523AF"/>
    <w:rsid w:val="00153366"/>
    <w:rsid w:val="00156BD8"/>
    <w:rsid w:val="00156EA1"/>
    <w:rsid w:val="001579CA"/>
    <w:rsid w:val="001610A8"/>
    <w:rsid w:val="00161212"/>
    <w:rsid w:val="001643A4"/>
    <w:rsid w:val="0016580F"/>
    <w:rsid w:val="001659B0"/>
    <w:rsid w:val="0017084C"/>
    <w:rsid w:val="0017153C"/>
    <w:rsid w:val="00171731"/>
    <w:rsid w:val="00172F6C"/>
    <w:rsid w:val="00173A0B"/>
    <w:rsid w:val="00175F50"/>
    <w:rsid w:val="00175F5A"/>
    <w:rsid w:val="00180BB3"/>
    <w:rsid w:val="0018132A"/>
    <w:rsid w:val="00182331"/>
    <w:rsid w:val="00182DAB"/>
    <w:rsid w:val="00184C72"/>
    <w:rsid w:val="00185147"/>
    <w:rsid w:val="00185E22"/>
    <w:rsid w:val="00186701"/>
    <w:rsid w:val="00193C04"/>
    <w:rsid w:val="001949EF"/>
    <w:rsid w:val="00194ECC"/>
    <w:rsid w:val="0019755D"/>
    <w:rsid w:val="001A0416"/>
    <w:rsid w:val="001A577E"/>
    <w:rsid w:val="001A7B21"/>
    <w:rsid w:val="001B1C85"/>
    <w:rsid w:val="001C03E0"/>
    <w:rsid w:val="001C5A08"/>
    <w:rsid w:val="001C5B55"/>
    <w:rsid w:val="001D3230"/>
    <w:rsid w:val="001D529C"/>
    <w:rsid w:val="001D5465"/>
    <w:rsid w:val="001D7C2E"/>
    <w:rsid w:val="001E0CAF"/>
    <w:rsid w:val="001E1F49"/>
    <w:rsid w:val="001E3A5A"/>
    <w:rsid w:val="001E4405"/>
    <w:rsid w:val="001E57FC"/>
    <w:rsid w:val="001E6C73"/>
    <w:rsid w:val="001E7D14"/>
    <w:rsid w:val="001F1533"/>
    <w:rsid w:val="001F4C91"/>
    <w:rsid w:val="001F5AEC"/>
    <w:rsid w:val="001F61D2"/>
    <w:rsid w:val="002000B0"/>
    <w:rsid w:val="00203A64"/>
    <w:rsid w:val="00203B73"/>
    <w:rsid w:val="0021141A"/>
    <w:rsid w:val="002114F9"/>
    <w:rsid w:val="00216EBB"/>
    <w:rsid w:val="00217953"/>
    <w:rsid w:val="00222D06"/>
    <w:rsid w:val="00223481"/>
    <w:rsid w:val="002238BB"/>
    <w:rsid w:val="00227C54"/>
    <w:rsid w:val="00227C7A"/>
    <w:rsid w:val="002328F6"/>
    <w:rsid w:val="002369E1"/>
    <w:rsid w:val="00240AAB"/>
    <w:rsid w:val="00245B78"/>
    <w:rsid w:val="00250778"/>
    <w:rsid w:val="00250A7C"/>
    <w:rsid w:val="00254A8D"/>
    <w:rsid w:val="0026337D"/>
    <w:rsid w:val="0026586F"/>
    <w:rsid w:val="0026690B"/>
    <w:rsid w:val="0027088D"/>
    <w:rsid w:val="00272004"/>
    <w:rsid w:val="002732B7"/>
    <w:rsid w:val="00273A64"/>
    <w:rsid w:val="002870B0"/>
    <w:rsid w:val="00287F8D"/>
    <w:rsid w:val="00297846"/>
    <w:rsid w:val="002A1951"/>
    <w:rsid w:val="002A5A28"/>
    <w:rsid w:val="002A5DA3"/>
    <w:rsid w:val="002B171F"/>
    <w:rsid w:val="002B53A2"/>
    <w:rsid w:val="002B5F62"/>
    <w:rsid w:val="002B63CD"/>
    <w:rsid w:val="002B64C2"/>
    <w:rsid w:val="002B7281"/>
    <w:rsid w:val="002C110B"/>
    <w:rsid w:val="002C1F7F"/>
    <w:rsid w:val="002C3B79"/>
    <w:rsid w:val="002C4FFB"/>
    <w:rsid w:val="002D5EBD"/>
    <w:rsid w:val="002E11A9"/>
    <w:rsid w:val="002E214C"/>
    <w:rsid w:val="002E2540"/>
    <w:rsid w:val="002E7204"/>
    <w:rsid w:val="002E7B40"/>
    <w:rsid w:val="002F011E"/>
    <w:rsid w:val="002F0F33"/>
    <w:rsid w:val="002F6864"/>
    <w:rsid w:val="0030016B"/>
    <w:rsid w:val="003003B6"/>
    <w:rsid w:val="0030197A"/>
    <w:rsid w:val="00306188"/>
    <w:rsid w:val="00307D08"/>
    <w:rsid w:val="00317946"/>
    <w:rsid w:val="003209E6"/>
    <w:rsid w:val="003215B5"/>
    <w:rsid w:val="00322E6F"/>
    <w:rsid w:val="00323C9D"/>
    <w:rsid w:val="003240D0"/>
    <w:rsid w:val="0032529C"/>
    <w:rsid w:val="00327066"/>
    <w:rsid w:val="0033011C"/>
    <w:rsid w:val="003329E5"/>
    <w:rsid w:val="0033613D"/>
    <w:rsid w:val="0033751A"/>
    <w:rsid w:val="003411C8"/>
    <w:rsid w:val="00342BEE"/>
    <w:rsid w:val="00343BEB"/>
    <w:rsid w:val="00347F57"/>
    <w:rsid w:val="0035166A"/>
    <w:rsid w:val="0036609B"/>
    <w:rsid w:val="00366496"/>
    <w:rsid w:val="00367963"/>
    <w:rsid w:val="00370CB5"/>
    <w:rsid w:val="00371D69"/>
    <w:rsid w:val="00372384"/>
    <w:rsid w:val="00372E52"/>
    <w:rsid w:val="00374C36"/>
    <w:rsid w:val="00381F30"/>
    <w:rsid w:val="00382F72"/>
    <w:rsid w:val="00384EEA"/>
    <w:rsid w:val="00385233"/>
    <w:rsid w:val="00385383"/>
    <w:rsid w:val="00387AC0"/>
    <w:rsid w:val="0039040E"/>
    <w:rsid w:val="003918AF"/>
    <w:rsid w:val="00392593"/>
    <w:rsid w:val="00392D6A"/>
    <w:rsid w:val="0039351D"/>
    <w:rsid w:val="0039424A"/>
    <w:rsid w:val="00396646"/>
    <w:rsid w:val="003A0E4D"/>
    <w:rsid w:val="003A1E8A"/>
    <w:rsid w:val="003A45A5"/>
    <w:rsid w:val="003A47A1"/>
    <w:rsid w:val="003A53FE"/>
    <w:rsid w:val="003A6CEC"/>
    <w:rsid w:val="003B4ED3"/>
    <w:rsid w:val="003C07B3"/>
    <w:rsid w:val="003C0E0C"/>
    <w:rsid w:val="003C0E8B"/>
    <w:rsid w:val="003C238A"/>
    <w:rsid w:val="003C2B92"/>
    <w:rsid w:val="003C2FDB"/>
    <w:rsid w:val="003C6AB4"/>
    <w:rsid w:val="003D045E"/>
    <w:rsid w:val="003D1944"/>
    <w:rsid w:val="003D1D8B"/>
    <w:rsid w:val="003D26DF"/>
    <w:rsid w:val="003D3CB5"/>
    <w:rsid w:val="003D3DDE"/>
    <w:rsid w:val="003D658D"/>
    <w:rsid w:val="003D6674"/>
    <w:rsid w:val="003D7961"/>
    <w:rsid w:val="003E361F"/>
    <w:rsid w:val="003E445E"/>
    <w:rsid w:val="003E49D6"/>
    <w:rsid w:val="003E4C9D"/>
    <w:rsid w:val="003E4FFD"/>
    <w:rsid w:val="003F05F8"/>
    <w:rsid w:val="003F2DB6"/>
    <w:rsid w:val="003F2EA6"/>
    <w:rsid w:val="003F5113"/>
    <w:rsid w:val="003F6747"/>
    <w:rsid w:val="00400876"/>
    <w:rsid w:val="00400C9C"/>
    <w:rsid w:val="00402E04"/>
    <w:rsid w:val="00403AAD"/>
    <w:rsid w:val="00404EA8"/>
    <w:rsid w:val="00406274"/>
    <w:rsid w:val="004130BC"/>
    <w:rsid w:val="00414589"/>
    <w:rsid w:val="00415672"/>
    <w:rsid w:val="00415ACD"/>
    <w:rsid w:val="004218E8"/>
    <w:rsid w:val="0042506D"/>
    <w:rsid w:val="004327A7"/>
    <w:rsid w:val="00441551"/>
    <w:rsid w:val="00444197"/>
    <w:rsid w:val="0044760E"/>
    <w:rsid w:val="00450696"/>
    <w:rsid w:val="004577F4"/>
    <w:rsid w:val="00460395"/>
    <w:rsid w:val="00461969"/>
    <w:rsid w:val="00470F81"/>
    <w:rsid w:val="00471B7A"/>
    <w:rsid w:val="0047496F"/>
    <w:rsid w:val="004777A6"/>
    <w:rsid w:val="0048020C"/>
    <w:rsid w:val="00481769"/>
    <w:rsid w:val="0048281B"/>
    <w:rsid w:val="00494683"/>
    <w:rsid w:val="00495C0D"/>
    <w:rsid w:val="00495F55"/>
    <w:rsid w:val="004A5ED1"/>
    <w:rsid w:val="004A74B3"/>
    <w:rsid w:val="004B20C2"/>
    <w:rsid w:val="004C2437"/>
    <w:rsid w:val="004C3F50"/>
    <w:rsid w:val="004C49ED"/>
    <w:rsid w:val="004C4CBB"/>
    <w:rsid w:val="004C620A"/>
    <w:rsid w:val="004D1504"/>
    <w:rsid w:val="004D1922"/>
    <w:rsid w:val="004D3335"/>
    <w:rsid w:val="004E12A3"/>
    <w:rsid w:val="004E1CCC"/>
    <w:rsid w:val="004E2A56"/>
    <w:rsid w:val="004E48F2"/>
    <w:rsid w:val="004E6457"/>
    <w:rsid w:val="004E7F11"/>
    <w:rsid w:val="004F051A"/>
    <w:rsid w:val="004F0F1D"/>
    <w:rsid w:val="004F1E49"/>
    <w:rsid w:val="004F3938"/>
    <w:rsid w:val="004F3B77"/>
    <w:rsid w:val="004F467A"/>
    <w:rsid w:val="00500DEE"/>
    <w:rsid w:val="005038F9"/>
    <w:rsid w:val="00512E98"/>
    <w:rsid w:val="0051433A"/>
    <w:rsid w:val="00515EE0"/>
    <w:rsid w:val="0051607E"/>
    <w:rsid w:val="00520E34"/>
    <w:rsid w:val="00523554"/>
    <w:rsid w:val="00523F0F"/>
    <w:rsid w:val="00524BF8"/>
    <w:rsid w:val="005270D7"/>
    <w:rsid w:val="00527A77"/>
    <w:rsid w:val="00530D3A"/>
    <w:rsid w:val="00535AF4"/>
    <w:rsid w:val="00535F1C"/>
    <w:rsid w:val="00541354"/>
    <w:rsid w:val="00542F9E"/>
    <w:rsid w:val="005451F1"/>
    <w:rsid w:val="00551830"/>
    <w:rsid w:val="005566B7"/>
    <w:rsid w:val="0057008C"/>
    <w:rsid w:val="00571D23"/>
    <w:rsid w:val="005728D7"/>
    <w:rsid w:val="00574AA5"/>
    <w:rsid w:val="00576F32"/>
    <w:rsid w:val="00581DDA"/>
    <w:rsid w:val="0058368E"/>
    <w:rsid w:val="00586EE3"/>
    <w:rsid w:val="00590EFE"/>
    <w:rsid w:val="00591520"/>
    <w:rsid w:val="005917B4"/>
    <w:rsid w:val="005929D7"/>
    <w:rsid w:val="00592F2E"/>
    <w:rsid w:val="005944D7"/>
    <w:rsid w:val="00594681"/>
    <w:rsid w:val="005A325D"/>
    <w:rsid w:val="005A4376"/>
    <w:rsid w:val="005A46CE"/>
    <w:rsid w:val="005A59F1"/>
    <w:rsid w:val="005B022E"/>
    <w:rsid w:val="005B03ED"/>
    <w:rsid w:val="005B064C"/>
    <w:rsid w:val="005B0841"/>
    <w:rsid w:val="005B336C"/>
    <w:rsid w:val="005B52D1"/>
    <w:rsid w:val="005B6636"/>
    <w:rsid w:val="005C2174"/>
    <w:rsid w:val="005C5807"/>
    <w:rsid w:val="005C71D2"/>
    <w:rsid w:val="005C7AEF"/>
    <w:rsid w:val="005D6605"/>
    <w:rsid w:val="005D6E0C"/>
    <w:rsid w:val="005E2C11"/>
    <w:rsid w:val="005F1168"/>
    <w:rsid w:val="005F2B4A"/>
    <w:rsid w:val="005F3EA2"/>
    <w:rsid w:val="005F5020"/>
    <w:rsid w:val="00600BC9"/>
    <w:rsid w:val="00603B2E"/>
    <w:rsid w:val="0061333E"/>
    <w:rsid w:val="006227C0"/>
    <w:rsid w:val="00627803"/>
    <w:rsid w:val="006318EB"/>
    <w:rsid w:val="00643C15"/>
    <w:rsid w:val="00646DF2"/>
    <w:rsid w:val="00650473"/>
    <w:rsid w:val="00651368"/>
    <w:rsid w:val="00653421"/>
    <w:rsid w:val="00653CDF"/>
    <w:rsid w:val="00656A02"/>
    <w:rsid w:val="00660196"/>
    <w:rsid w:val="00662C26"/>
    <w:rsid w:val="00666665"/>
    <w:rsid w:val="006672C5"/>
    <w:rsid w:val="00670084"/>
    <w:rsid w:val="00670FD0"/>
    <w:rsid w:val="006753DB"/>
    <w:rsid w:val="00680C6C"/>
    <w:rsid w:val="0068153A"/>
    <w:rsid w:val="00682147"/>
    <w:rsid w:val="00682B0C"/>
    <w:rsid w:val="0068616C"/>
    <w:rsid w:val="00691C08"/>
    <w:rsid w:val="0069371D"/>
    <w:rsid w:val="00696FE8"/>
    <w:rsid w:val="00697E50"/>
    <w:rsid w:val="006A1007"/>
    <w:rsid w:val="006A2A93"/>
    <w:rsid w:val="006A4B6A"/>
    <w:rsid w:val="006A5938"/>
    <w:rsid w:val="006B3271"/>
    <w:rsid w:val="006B6F2A"/>
    <w:rsid w:val="006C0AC4"/>
    <w:rsid w:val="006C0F68"/>
    <w:rsid w:val="006C11D3"/>
    <w:rsid w:val="006C182F"/>
    <w:rsid w:val="006C2B07"/>
    <w:rsid w:val="006C3D9F"/>
    <w:rsid w:val="006D0283"/>
    <w:rsid w:val="006D2D1C"/>
    <w:rsid w:val="006D759B"/>
    <w:rsid w:val="006E137B"/>
    <w:rsid w:val="006E2B64"/>
    <w:rsid w:val="006E2F2B"/>
    <w:rsid w:val="006E61FB"/>
    <w:rsid w:val="006E6C1B"/>
    <w:rsid w:val="006F2945"/>
    <w:rsid w:val="006F2AB7"/>
    <w:rsid w:val="006F45B6"/>
    <w:rsid w:val="006F45FB"/>
    <w:rsid w:val="006F48A3"/>
    <w:rsid w:val="006F733F"/>
    <w:rsid w:val="00700A4B"/>
    <w:rsid w:val="00702FD7"/>
    <w:rsid w:val="00710351"/>
    <w:rsid w:val="00715467"/>
    <w:rsid w:val="00716C44"/>
    <w:rsid w:val="00716E4B"/>
    <w:rsid w:val="007215A6"/>
    <w:rsid w:val="00721BB1"/>
    <w:rsid w:val="00721DE6"/>
    <w:rsid w:val="0072392A"/>
    <w:rsid w:val="00724D72"/>
    <w:rsid w:val="00726A02"/>
    <w:rsid w:val="0073095B"/>
    <w:rsid w:val="007314A4"/>
    <w:rsid w:val="007317F9"/>
    <w:rsid w:val="007344C7"/>
    <w:rsid w:val="00737760"/>
    <w:rsid w:val="00742E99"/>
    <w:rsid w:val="007526C2"/>
    <w:rsid w:val="00753267"/>
    <w:rsid w:val="00754031"/>
    <w:rsid w:val="0075512F"/>
    <w:rsid w:val="007554DC"/>
    <w:rsid w:val="00755D12"/>
    <w:rsid w:val="00756A86"/>
    <w:rsid w:val="00763150"/>
    <w:rsid w:val="0076681A"/>
    <w:rsid w:val="007730AB"/>
    <w:rsid w:val="007734C6"/>
    <w:rsid w:val="00774D49"/>
    <w:rsid w:val="007805E6"/>
    <w:rsid w:val="0078756B"/>
    <w:rsid w:val="00787F67"/>
    <w:rsid w:val="00790138"/>
    <w:rsid w:val="007A062B"/>
    <w:rsid w:val="007A1C80"/>
    <w:rsid w:val="007A41F2"/>
    <w:rsid w:val="007A4EF6"/>
    <w:rsid w:val="007A706F"/>
    <w:rsid w:val="007B0C14"/>
    <w:rsid w:val="007B4C26"/>
    <w:rsid w:val="007C0892"/>
    <w:rsid w:val="007C4E67"/>
    <w:rsid w:val="007D1FB2"/>
    <w:rsid w:val="007D4CF3"/>
    <w:rsid w:val="007E09CA"/>
    <w:rsid w:val="007E2005"/>
    <w:rsid w:val="007E58C1"/>
    <w:rsid w:val="007E7A68"/>
    <w:rsid w:val="007F148D"/>
    <w:rsid w:val="007F61D0"/>
    <w:rsid w:val="007F7C3A"/>
    <w:rsid w:val="00802193"/>
    <w:rsid w:val="00803670"/>
    <w:rsid w:val="00806CCF"/>
    <w:rsid w:val="00807772"/>
    <w:rsid w:val="0081241D"/>
    <w:rsid w:val="00815B8D"/>
    <w:rsid w:val="00821398"/>
    <w:rsid w:val="00825296"/>
    <w:rsid w:val="00825A8C"/>
    <w:rsid w:val="00827E3E"/>
    <w:rsid w:val="008316DD"/>
    <w:rsid w:val="00831E94"/>
    <w:rsid w:val="00832385"/>
    <w:rsid w:val="00841730"/>
    <w:rsid w:val="008429F2"/>
    <w:rsid w:val="0084509B"/>
    <w:rsid w:val="008462BC"/>
    <w:rsid w:val="0084662E"/>
    <w:rsid w:val="00847223"/>
    <w:rsid w:val="008517FE"/>
    <w:rsid w:val="008526CD"/>
    <w:rsid w:val="00853C4A"/>
    <w:rsid w:val="00864470"/>
    <w:rsid w:val="00864560"/>
    <w:rsid w:val="00865F03"/>
    <w:rsid w:val="0086759A"/>
    <w:rsid w:val="00867952"/>
    <w:rsid w:val="00867EF7"/>
    <w:rsid w:val="00870165"/>
    <w:rsid w:val="00871305"/>
    <w:rsid w:val="0087390D"/>
    <w:rsid w:val="008746BC"/>
    <w:rsid w:val="00874E85"/>
    <w:rsid w:val="00875FDB"/>
    <w:rsid w:val="00881B2E"/>
    <w:rsid w:val="00882439"/>
    <w:rsid w:val="00883A65"/>
    <w:rsid w:val="00886ACC"/>
    <w:rsid w:val="008904C3"/>
    <w:rsid w:val="0089496A"/>
    <w:rsid w:val="0089560A"/>
    <w:rsid w:val="008A34BC"/>
    <w:rsid w:val="008A3C48"/>
    <w:rsid w:val="008A47E9"/>
    <w:rsid w:val="008A6767"/>
    <w:rsid w:val="008B0991"/>
    <w:rsid w:val="008B19AD"/>
    <w:rsid w:val="008C3BC5"/>
    <w:rsid w:val="008C5E41"/>
    <w:rsid w:val="008D3C7A"/>
    <w:rsid w:val="008D488F"/>
    <w:rsid w:val="008D5047"/>
    <w:rsid w:val="008D5BC5"/>
    <w:rsid w:val="008D7380"/>
    <w:rsid w:val="008D7493"/>
    <w:rsid w:val="008D78E7"/>
    <w:rsid w:val="008E2987"/>
    <w:rsid w:val="008E3E91"/>
    <w:rsid w:val="008E4787"/>
    <w:rsid w:val="008F09E4"/>
    <w:rsid w:val="008F0E25"/>
    <w:rsid w:val="008F4EBE"/>
    <w:rsid w:val="009010B7"/>
    <w:rsid w:val="00902F49"/>
    <w:rsid w:val="009041D6"/>
    <w:rsid w:val="00906590"/>
    <w:rsid w:val="00913B98"/>
    <w:rsid w:val="00915908"/>
    <w:rsid w:val="009159DA"/>
    <w:rsid w:val="00916D2B"/>
    <w:rsid w:val="00917D01"/>
    <w:rsid w:val="0092523A"/>
    <w:rsid w:val="00925FA3"/>
    <w:rsid w:val="0093400F"/>
    <w:rsid w:val="009345BA"/>
    <w:rsid w:val="00934C69"/>
    <w:rsid w:val="00935A29"/>
    <w:rsid w:val="009374F4"/>
    <w:rsid w:val="00942A76"/>
    <w:rsid w:val="00942D5F"/>
    <w:rsid w:val="00946BE7"/>
    <w:rsid w:val="00950002"/>
    <w:rsid w:val="00955DDA"/>
    <w:rsid w:val="00960AD2"/>
    <w:rsid w:val="00960E54"/>
    <w:rsid w:val="00962048"/>
    <w:rsid w:val="00966C26"/>
    <w:rsid w:val="0096788E"/>
    <w:rsid w:val="009705F4"/>
    <w:rsid w:val="00971C7B"/>
    <w:rsid w:val="009757AD"/>
    <w:rsid w:val="009802DB"/>
    <w:rsid w:val="00993422"/>
    <w:rsid w:val="00994861"/>
    <w:rsid w:val="009950F7"/>
    <w:rsid w:val="009A26BE"/>
    <w:rsid w:val="009A3632"/>
    <w:rsid w:val="009B7C29"/>
    <w:rsid w:val="009C2864"/>
    <w:rsid w:val="009C394B"/>
    <w:rsid w:val="009C4FC7"/>
    <w:rsid w:val="009C7E14"/>
    <w:rsid w:val="009D03CD"/>
    <w:rsid w:val="009D0FDC"/>
    <w:rsid w:val="009D1197"/>
    <w:rsid w:val="009D37A7"/>
    <w:rsid w:val="009D455F"/>
    <w:rsid w:val="009D50BB"/>
    <w:rsid w:val="009D6161"/>
    <w:rsid w:val="009F05E9"/>
    <w:rsid w:val="009F06F4"/>
    <w:rsid w:val="009F1E2E"/>
    <w:rsid w:val="00A00604"/>
    <w:rsid w:val="00A033EC"/>
    <w:rsid w:val="00A11FB7"/>
    <w:rsid w:val="00A1290A"/>
    <w:rsid w:val="00A12F87"/>
    <w:rsid w:val="00A13A25"/>
    <w:rsid w:val="00A16935"/>
    <w:rsid w:val="00A1712E"/>
    <w:rsid w:val="00A21316"/>
    <w:rsid w:val="00A2216D"/>
    <w:rsid w:val="00A22804"/>
    <w:rsid w:val="00A23717"/>
    <w:rsid w:val="00A2447E"/>
    <w:rsid w:val="00A27F14"/>
    <w:rsid w:val="00A309D2"/>
    <w:rsid w:val="00A331F7"/>
    <w:rsid w:val="00A336CD"/>
    <w:rsid w:val="00A33A9A"/>
    <w:rsid w:val="00A343DC"/>
    <w:rsid w:val="00A36926"/>
    <w:rsid w:val="00A41F5A"/>
    <w:rsid w:val="00A42679"/>
    <w:rsid w:val="00A43C5E"/>
    <w:rsid w:val="00A46540"/>
    <w:rsid w:val="00A51C35"/>
    <w:rsid w:val="00A52E6B"/>
    <w:rsid w:val="00A5426A"/>
    <w:rsid w:val="00A64B6C"/>
    <w:rsid w:val="00A70E22"/>
    <w:rsid w:val="00A72BAA"/>
    <w:rsid w:val="00A74870"/>
    <w:rsid w:val="00A74A20"/>
    <w:rsid w:val="00A777F9"/>
    <w:rsid w:val="00A77960"/>
    <w:rsid w:val="00A81849"/>
    <w:rsid w:val="00A83BAC"/>
    <w:rsid w:val="00A84A4D"/>
    <w:rsid w:val="00A9022B"/>
    <w:rsid w:val="00A91851"/>
    <w:rsid w:val="00A91F56"/>
    <w:rsid w:val="00A92F59"/>
    <w:rsid w:val="00A96C04"/>
    <w:rsid w:val="00A9705C"/>
    <w:rsid w:val="00A9749F"/>
    <w:rsid w:val="00AA0217"/>
    <w:rsid w:val="00AA1E6C"/>
    <w:rsid w:val="00AA31FC"/>
    <w:rsid w:val="00AA3A74"/>
    <w:rsid w:val="00AA7542"/>
    <w:rsid w:val="00AA7AC4"/>
    <w:rsid w:val="00AB138D"/>
    <w:rsid w:val="00AB2395"/>
    <w:rsid w:val="00AB2652"/>
    <w:rsid w:val="00AC2478"/>
    <w:rsid w:val="00AC5407"/>
    <w:rsid w:val="00AC6433"/>
    <w:rsid w:val="00AD207C"/>
    <w:rsid w:val="00AD7D42"/>
    <w:rsid w:val="00AE1EAE"/>
    <w:rsid w:val="00AE41CB"/>
    <w:rsid w:val="00AE4468"/>
    <w:rsid w:val="00AF20BA"/>
    <w:rsid w:val="00AF7793"/>
    <w:rsid w:val="00B02076"/>
    <w:rsid w:val="00B0679F"/>
    <w:rsid w:val="00B06B49"/>
    <w:rsid w:val="00B070F0"/>
    <w:rsid w:val="00B07942"/>
    <w:rsid w:val="00B10AD3"/>
    <w:rsid w:val="00B1732E"/>
    <w:rsid w:val="00B21D7C"/>
    <w:rsid w:val="00B23068"/>
    <w:rsid w:val="00B32F02"/>
    <w:rsid w:val="00B3545E"/>
    <w:rsid w:val="00B405DB"/>
    <w:rsid w:val="00B406CF"/>
    <w:rsid w:val="00B41AC8"/>
    <w:rsid w:val="00B42126"/>
    <w:rsid w:val="00B4388B"/>
    <w:rsid w:val="00B440F3"/>
    <w:rsid w:val="00B450A2"/>
    <w:rsid w:val="00B468E2"/>
    <w:rsid w:val="00B5025A"/>
    <w:rsid w:val="00B534CB"/>
    <w:rsid w:val="00B5644E"/>
    <w:rsid w:val="00B64594"/>
    <w:rsid w:val="00B64F37"/>
    <w:rsid w:val="00B67BC7"/>
    <w:rsid w:val="00B73479"/>
    <w:rsid w:val="00B73CBA"/>
    <w:rsid w:val="00B75866"/>
    <w:rsid w:val="00B76374"/>
    <w:rsid w:val="00B77B7D"/>
    <w:rsid w:val="00B80220"/>
    <w:rsid w:val="00B84383"/>
    <w:rsid w:val="00B86A5E"/>
    <w:rsid w:val="00B873CE"/>
    <w:rsid w:val="00B87A4B"/>
    <w:rsid w:val="00B92929"/>
    <w:rsid w:val="00B9721D"/>
    <w:rsid w:val="00BA0799"/>
    <w:rsid w:val="00BA13A2"/>
    <w:rsid w:val="00BA4739"/>
    <w:rsid w:val="00BA5DB8"/>
    <w:rsid w:val="00BA6C39"/>
    <w:rsid w:val="00BA7352"/>
    <w:rsid w:val="00BB6E49"/>
    <w:rsid w:val="00BB730C"/>
    <w:rsid w:val="00BB7A13"/>
    <w:rsid w:val="00BC4FC1"/>
    <w:rsid w:val="00BC5523"/>
    <w:rsid w:val="00BC55B8"/>
    <w:rsid w:val="00BC5EAE"/>
    <w:rsid w:val="00BC68A8"/>
    <w:rsid w:val="00BD3E55"/>
    <w:rsid w:val="00BD6EBF"/>
    <w:rsid w:val="00BE05C3"/>
    <w:rsid w:val="00BE3DF1"/>
    <w:rsid w:val="00BE42DE"/>
    <w:rsid w:val="00BF0BA3"/>
    <w:rsid w:val="00BF173B"/>
    <w:rsid w:val="00BF4868"/>
    <w:rsid w:val="00BF50EA"/>
    <w:rsid w:val="00BF5A9C"/>
    <w:rsid w:val="00BF7881"/>
    <w:rsid w:val="00C0213B"/>
    <w:rsid w:val="00C03001"/>
    <w:rsid w:val="00C0399B"/>
    <w:rsid w:val="00C04807"/>
    <w:rsid w:val="00C05615"/>
    <w:rsid w:val="00C06A08"/>
    <w:rsid w:val="00C1014F"/>
    <w:rsid w:val="00C173C8"/>
    <w:rsid w:val="00C20B6A"/>
    <w:rsid w:val="00C20EB8"/>
    <w:rsid w:val="00C22A80"/>
    <w:rsid w:val="00C231DF"/>
    <w:rsid w:val="00C23876"/>
    <w:rsid w:val="00C3058F"/>
    <w:rsid w:val="00C3217F"/>
    <w:rsid w:val="00C36E66"/>
    <w:rsid w:val="00C4241F"/>
    <w:rsid w:val="00C4409A"/>
    <w:rsid w:val="00C44B51"/>
    <w:rsid w:val="00C53626"/>
    <w:rsid w:val="00C606FE"/>
    <w:rsid w:val="00C60A0D"/>
    <w:rsid w:val="00C61574"/>
    <w:rsid w:val="00C63C7B"/>
    <w:rsid w:val="00C649FD"/>
    <w:rsid w:val="00C6559C"/>
    <w:rsid w:val="00C66720"/>
    <w:rsid w:val="00C72CBB"/>
    <w:rsid w:val="00C73C86"/>
    <w:rsid w:val="00C75E30"/>
    <w:rsid w:val="00C773F6"/>
    <w:rsid w:val="00C80255"/>
    <w:rsid w:val="00C8303C"/>
    <w:rsid w:val="00C832B5"/>
    <w:rsid w:val="00C866F6"/>
    <w:rsid w:val="00C87F35"/>
    <w:rsid w:val="00C91ECB"/>
    <w:rsid w:val="00C92D60"/>
    <w:rsid w:val="00C96433"/>
    <w:rsid w:val="00CA02DE"/>
    <w:rsid w:val="00CA4D2E"/>
    <w:rsid w:val="00CA781C"/>
    <w:rsid w:val="00CB0833"/>
    <w:rsid w:val="00CB0BD2"/>
    <w:rsid w:val="00CB2562"/>
    <w:rsid w:val="00CB3B81"/>
    <w:rsid w:val="00CB46D3"/>
    <w:rsid w:val="00CB6445"/>
    <w:rsid w:val="00CC51B7"/>
    <w:rsid w:val="00CC5C0D"/>
    <w:rsid w:val="00CD0DF9"/>
    <w:rsid w:val="00CD1629"/>
    <w:rsid w:val="00CD4530"/>
    <w:rsid w:val="00CD5EB9"/>
    <w:rsid w:val="00CE1356"/>
    <w:rsid w:val="00CE24E2"/>
    <w:rsid w:val="00CE2EDE"/>
    <w:rsid w:val="00CE3AB0"/>
    <w:rsid w:val="00CE68E5"/>
    <w:rsid w:val="00CF2786"/>
    <w:rsid w:val="00CF3EA8"/>
    <w:rsid w:val="00D013BA"/>
    <w:rsid w:val="00D027C1"/>
    <w:rsid w:val="00D05A72"/>
    <w:rsid w:val="00D1206F"/>
    <w:rsid w:val="00D15033"/>
    <w:rsid w:val="00D17B3D"/>
    <w:rsid w:val="00D17CED"/>
    <w:rsid w:val="00D26092"/>
    <w:rsid w:val="00D3372E"/>
    <w:rsid w:val="00D33E8D"/>
    <w:rsid w:val="00D36490"/>
    <w:rsid w:val="00D37482"/>
    <w:rsid w:val="00D40AB6"/>
    <w:rsid w:val="00D4173F"/>
    <w:rsid w:val="00D43D44"/>
    <w:rsid w:val="00D47093"/>
    <w:rsid w:val="00D50F15"/>
    <w:rsid w:val="00D51495"/>
    <w:rsid w:val="00D52A5C"/>
    <w:rsid w:val="00D61D5F"/>
    <w:rsid w:val="00D62058"/>
    <w:rsid w:val="00D70960"/>
    <w:rsid w:val="00D74B40"/>
    <w:rsid w:val="00D750B1"/>
    <w:rsid w:val="00D7597F"/>
    <w:rsid w:val="00D75CF3"/>
    <w:rsid w:val="00D777A6"/>
    <w:rsid w:val="00D80E2F"/>
    <w:rsid w:val="00D829E8"/>
    <w:rsid w:val="00D83A16"/>
    <w:rsid w:val="00D840F5"/>
    <w:rsid w:val="00D85A48"/>
    <w:rsid w:val="00D971A9"/>
    <w:rsid w:val="00D976C1"/>
    <w:rsid w:val="00DA0933"/>
    <w:rsid w:val="00DA13C5"/>
    <w:rsid w:val="00DA18DB"/>
    <w:rsid w:val="00DA25A0"/>
    <w:rsid w:val="00DB43D9"/>
    <w:rsid w:val="00DB52FA"/>
    <w:rsid w:val="00DB594E"/>
    <w:rsid w:val="00DB5A4D"/>
    <w:rsid w:val="00DB7941"/>
    <w:rsid w:val="00DC05B9"/>
    <w:rsid w:val="00DC275F"/>
    <w:rsid w:val="00DC2869"/>
    <w:rsid w:val="00DC2CD6"/>
    <w:rsid w:val="00DD3777"/>
    <w:rsid w:val="00DD7422"/>
    <w:rsid w:val="00DD79E4"/>
    <w:rsid w:val="00DE00C3"/>
    <w:rsid w:val="00DE3B39"/>
    <w:rsid w:val="00DE653F"/>
    <w:rsid w:val="00DE683C"/>
    <w:rsid w:val="00DF10F4"/>
    <w:rsid w:val="00DF18E9"/>
    <w:rsid w:val="00DF2604"/>
    <w:rsid w:val="00DF40D1"/>
    <w:rsid w:val="00DF453F"/>
    <w:rsid w:val="00DF5494"/>
    <w:rsid w:val="00E00D84"/>
    <w:rsid w:val="00E01125"/>
    <w:rsid w:val="00E026CF"/>
    <w:rsid w:val="00E02E5A"/>
    <w:rsid w:val="00E03C6E"/>
    <w:rsid w:val="00E04B5D"/>
    <w:rsid w:val="00E05389"/>
    <w:rsid w:val="00E10889"/>
    <w:rsid w:val="00E1099C"/>
    <w:rsid w:val="00E14BE6"/>
    <w:rsid w:val="00E20549"/>
    <w:rsid w:val="00E212F6"/>
    <w:rsid w:val="00E213EE"/>
    <w:rsid w:val="00E23168"/>
    <w:rsid w:val="00E26492"/>
    <w:rsid w:val="00E27E28"/>
    <w:rsid w:val="00E3231A"/>
    <w:rsid w:val="00E331BC"/>
    <w:rsid w:val="00E35C6F"/>
    <w:rsid w:val="00E37218"/>
    <w:rsid w:val="00E41753"/>
    <w:rsid w:val="00E433D6"/>
    <w:rsid w:val="00E448E9"/>
    <w:rsid w:val="00E513CB"/>
    <w:rsid w:val="00E5398E"/>
    <w:rsid w:val="00E55991"/>
    <w:rsid w:val="00E55CD9"/>
    <w:rsid w:val="00E57BEB"/>
    <w:rsid w:val="00E600F8"/>
    <w:rsid w:val="00E602AE"/>
    <w:rsid w:val="00E604A3"/>
    <w:rsid w:val="00E61CAB"/>
    <w:rsid w:val="00E63D11"/>
    <w:rsid w:val="00E67F2B"/>
    <w:rsid w:val="00E7007D"/>
    <w:rsid w:val="00E767B1"/>
    <w:rsid w:val="00E814CD"/>
    <w:rsid w:val="00E81819"/>
    <w:rsid w:val="00E826B1"/>
    <w:rsid w:val="00E82D2D"/>
    <w:rsid w:val="00E84903"/>
    <w:rsid w:val="00E84A41"/>
    <w:rsid w:val="00E90A21"/>
    <w:rsid w:val="00E90BC8"/>
    <w:rsid w:val="00E944A6"/>
    <w:rsid w:val="00E9717B"/>
    <w:rsid w:val="00E9742D"/>
    <w:rsid w:val="00E97C01"/>
    <w:rsid w:val="00EA4BA8"/>
    <w:rsid w:val="00EA7213"/>
    <w:rsid w:val="00EA7228"/>
    <w:rsid w:val="00EA7248"/>
    <w:rsid w:val="00EB21D6"/>
    <w:rsid w:val="00EB4D39"/>
    <w:rsid w:val="00EB69C9"/>
    <w:rsid w:val="00EB7AF6"/>
    <w:rsid w:val="00EC0389"/>
    <w:rsid w:val="00EC0982"/>
    <w:rsid w:val="00EC124B"/>
    <w:rsid w:val="00EC145C"/>
    <w:rsid w:val="00EC2025"/>
    <w:rsid w:val="00EC57EA"/>
    <w:rsid w:val="00EC78C0"/>
    <w:rsid w:val="00ED1E44"/>
    <w:rsid w:val="00ED3302"/>
    <w:rsid w:val="00ED3F53"/>
    <w:rsid w:val="00ED6ADD"/>
    <w:rsid w:val="00ED724C"/>
    <w:rsid w:val="00ED7557"/>
    <w:rsid w:val="00ED7A7B"/>
    <w:rsid w:val="00EF29CC"/>
    <w:rsid w:val="00EF2EE5"/>
    <w:rsid w:val="00EF3EB9"/>
    <w:rsid w:val="00EF5D24"/>
    <w:rsid w:val="00F01856"/>
    <w:rsid w:val="00F07D27"/>
    <w:rsid w:val="00F17FA7"/>
    <w:rsid w:val="00F21280"/>
    <w:rsid w:val="00F2153E"/>
    <w:rsid w:val="00F232F2"/>
    <w:rsid w:val="00F30364"/>
    <w:rsid w:val="00F3288F"/>
    <w:rsid w:val="00F3345A"/>
    <w:rsid w:val="00F34D23"/>
    <w:rsid w:val="00F34FCB"/>
    <w:rsid w:val="00F3692C"/>
    <w:rsid w:val="00F37E08"/>
    <w:rsid w:val="00F44EFB"/>
    <w:rsid w:val="00F507BA"/>
    <w:rsid w:val="00F510AE"/>
    <w:rsid w:val="00F5314C"/>
    <w:rsid w:val="00F53B5C"/>
    <w:rsid w:val="00F54B6A"/>
    <w:rsid w:val="00F57364"/>
    <w:rsid w:val="00F63B0B"/>
    <w:rsid w:val="00F66249"/>
    <w:rsid w:val="00F6785F"/>
    <w:rsid w:val="00F76792"/>
    <w:rsid w:val="00F76C36"/>
    <w:rsid w:val="00F80FA2"/>
    <w:rsid w:val="00F824F3"/>
    <w:rsid w:val="00F82D9A"/>
    <w:rsid w:val="00F904A5"/>
    <w:rsid w:val="00F96EA2"/>
    <w:rsid w:val="00FA1CAF"/>
    <w:rsid w:val="00FA3A5A"/>
    <w:rsid w:val="00FA4F63"/>
    <w:rsid w:val="00FA6620"/>
    <w:rsid w:val="00FA7647"/>
    <w:rsid w:val="00FB1E24"/>
    <w:rsid w:val="00FB2B2F"/>
    <w:rsid w:val="00FB5960"/>
    <w:rsid w:val="00FB5A1F"/>
    <w:rsid w:val="00FB67DA"/>
    <w:rsid w:val="00FC2D03"/>
    <w:rsid w:val="00FC2F72"/>
    <w:rsid w:val="00FC3FC0"/>
    <w:rsid w:val="00FC7F0F"/>
    <w:rsid w:val="00FE2060"/>
    <w:rsid w:val="00FE20B2"/>
    <w:rsid w:val="00FE2396"/>
    <w:rsid w:val="00FE2C2E"/>
    <w:rsid w:val="00FE56E3"/>
    <w:rsid w:val="00FF3D64"/>
    <w:rsid w:val="00FF43EE"/>
    <w:rsid w:val="00FF521F"/>
    <w:rsid w:val="00FF63FE"/>
    <w:rsid w:val="00FF6764"/>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F3D08"/>
  <w15:docId w15:val="{FDC15254-C5C6-734E-973F-EB86DA243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3240D0"/>
    <w:pPr>
      <w:spacing w:after="0"/>
    </w:pPr>
  </w:style>
  <w:style w:type="character" w:styleId="CommentReference">
    <w:name w:val="annotation reference"/>
    <w:basedOn w:val="DefaultParagraphFont"/>
    <w:semiHidden/>
    <w:unhideWhenUsed/>
    <w:rsid w:val="00BF50EA"/>
    <w:rPr>
      <w:sz w:val="16"/>
      <w:szCs w:val="16"/>
    </w:rPr>
  </w:style>
  <w:style w:type="paragraph" w:styleId="CommentText">
    <w:name w:val="annotation text"/>
    <w:basedOn w:val="Normal"/>
    <w:link w:val="CommentTextChar"/>
    <w:semiHidden/>
    <w:unhideWhenUsed/>
    <w:rsid w:val="00BF50EA"/>
    <w:rPr>
      <w:sz w:val="20"/>
      <w:szCs w:val="20"/>
    </w:rPr>
  </w:style>
  <w:style w:type="character" w:customStyle="1" w:styleId="CommentTextChar">
    <w:name w:val="Comment Text Char"/>
    <w:basedOn w:val="DefaultParagraphFont"/>
    <w:link w:val="CommentText"/>
    <w:semiHidden/>
    <w:rsid w:val="00BF50EA"/>
    <w:rPr>
      <w:sz w:val="20"/>
      <w:szCs w:val="20"/>
    </w:rPr>
  </w:style>
  <w:style w:type="paragraph" w:styleId="CommentSubject">
    <w:name w:val="annotation subject"/>
    <w:basedOn w:val="CommentText"/>
    <w:next w:val="CommentText"/>
    <w:link w:val="CommentSubjectChar"/>
    <w:semiHidden/>
    <w:unhideWhenUsed/>
    <w:rsid w:val="00BF50EA"/>
    <w:rPr>
      <w:b/>
      <w:bCs/>
    </w:rPr>
  </w:style>
  <w:style w:type="character" w:customStyle="1" w:styleId="CommentSubjectChar">
    <w:name w:val="Comment Subject Char"/>
    <w:basedOn w:val="CommentTextChar"/>
    <w:link w:val="CommentSubject"/>
    <w:semiHidden/>
    <w:rsid w:val="00BF50EA"/>
    <w:rPr>
      <w:b/>
      <w:bCs/>
      <w:sz w:val="20"/>
      <w:szCs w:val="20"/>
    </w:rPr>
  </w:style>
  <w:style w:type="character" w:styleId="UnresolvedMention">
    <w:name w:val="Unresolved Mention"/>
    <w:basedOn w:val="DefaultParagraphFont"/>
    <w:uiPriority w:val="99"/>
    <w:semiHidden/>
    <w:unhideWhenUsed/>
    <w:rsid w:val="00670084"/>
    <w:rPr>
      <w:color w:val="605E5C"/>
      <w:shd w:val="clear" w:color="auto" w:fill="E1DFDD"/>
    </w:rPr>
  </w:style>
  <w:style w:type="character" w:customStyle="1" w:styleId="c-mrkdwnhighlight">
    <w:name w:val="c-mrkdwn__highlight"/>
    <w:basedOn w:val="DefaultParagraphFont"/>
    <w:rsid w:val="00D15033"/>
  </w:style>
  <w:style w:type="character" w:styleId="FollowedHyperlink">
    <w:name w:val="FollowedHyperlink"/>
    <w:basedOn w:val="DefaultParagraphFont"/>
    <w:semiHidden/>
    <w:unhideWhenUsed/>
    <w:rsid w:val="008D7380"/>
    <w:rPr>
      <w:color w:val="800080" w:themeColor="followedHyperlink"/>
      <w:u w:val="single"/>
    </w:rPr>
  </w:style>
  <w:style w:type="paragraph" w:styleId="ListParagraph">
    <w:name w:val="List Paragraph"/>
    <w:basedOn w:val="Normal"/>
    <w:rsid w:val="005C7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nlinelibrary.wiley.com/doi/full/10.1111/lang.124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osf.io/q7gjp/"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61895-5FB0-EB4A-A0FF-64EAFACC1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17</Pages>
  <Words>8786</Words>
  <Characters>50086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58755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test</dc:creator>
  <cp:keywords/>
  <cp:lastModifiedBy>Jaeger, Florian</cp:lastModifiedBy>
  <cp:revision>7</cp:revision>
  <dcterms:created xsi:type="dcterms:W3CDTF">2022-10-27T22:51:00Z</dcterms:created>
  <dcterms:modified xsi:type="dcterms:W3CDTF">2022-10-28T20:43:00Z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8/21/2022</vt:lpwstr>
  </property>
  <property fmtid="{D5CDD505-2E9C-101B-9397-08002B2CF9AE}" pid="4" name="output">
    <vt:lpwstr/>
  </property>
</Properties>
</file>